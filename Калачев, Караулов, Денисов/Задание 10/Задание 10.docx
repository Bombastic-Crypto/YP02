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7731" w:rsidRDefault="0037073C" w:rsidP="0037073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Бюджетное проф</w:t>
      </w:r>
      <w:r w:rsidR="00984365">
        <w:rPr>
          <w:rFonts w:ascii="Times New Roman" w:hAnsi="Times New Roman" w:cs="Times New Roman"/>
          <w:sz w:val="28"/>
          <w:szCs w:val="28"/>
        </w:rPr>
        <w:t>ессиональное образовательное уч</w:t>
      </w:r>
      <w:r>
        <w:rPr>
          <w:rFonts w:ascii="Times New Roman" w:hAnsi="Times New Roman" w:cs="Times New Roman"/>
          <w:sz w:val="28"/>
          <w:szCs w:val="28"/>
        </w:rPr>
        <w:t>реждение</w:t>
      </w:r>
      <w:r w:rsidR="0098436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84365" w:rsidRDefault="00984365" w:rsidP="0037073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Вологодской области </w:t>
      </w:r>
    </w:p>
    <w:p w:rsidR="00984365" w:rsidRPr="00984365" w:rsidRDefault="00984365" w:rsidP="0037073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«Череповецкий лесомеханический техникум им. В.П. Чкалова»</w:t>
      </w:r>
    </w:p>
    <w:p w:rsidR="00067731" w:rsidRDefault="00067731">
      <w:pPr>
        <w:rPr>
          <w:rFonts w:ascii="Times New Roman" w:hAnsi="Times New Roman" w:cs="Times New Roman"/>
          <w:sz w:val="26"/>
          <w:szCs w:val="26"/>
        </w:rPr>
      </w:pPr>
    </w:p>
    <w:p w:rsidR="00984365" w:rsidRDefault="00984365">
      <w:pPr>
        <w:rPr>
          <w:rFonts w:ascii="Times New Roman" w:hAnsi="Times New Roman" w:cs="Times New Roman"/>
          <w:sz w:val="26"/>
          <w:szCs w:val="26"/>
        </w:rPr>
      </w:pPr>
    </w:p>
    <w:p w:rsidR="00984365" w:rsidRDefault="00984365">
      <w:pPr>
        <w:rPr>
          <w:rFonts w:ascii="Times New Roman" w:hAnsi="Times New Roman" w:cs="Times New Roman"/>
          <w:sz w:val="26"/>
          <w:szCs w:val="26"/>
        </w:rPr>
      </w:pPr>
    </w:p>
    <w:p w:rsidR="00984365" w:rsidRDefault="00984365">
      <w:pPr>
        <w:rPr>
          <w:rFonts w:ascii="Times New Roman" w:hAnsi="Times New Roman" w:cs="Times New Roman"/>
          <w:sz w:val="26"/>
          <w:szCs w:val="26"/>
        </w:rPr>
      </w:pPr>
    </w:p>
    <w:p w:rsidR="00984365" w:rsidRDefault="00984365">
      <w:pPr>
        <w:rPr>
          <w:rFonts w:ascii="Times New Roman" w:hAnsi="Times New Roman" w:cs="Times New Roman"/>
          <w:sz w:val="26"/>
          <w:szCs w:val="26"/>
        </w:rPr>
      </w:pPr>
    </w:p>
    <w:p w:rsidR="00984365" w:rsidRDefault="00984365">
      <w:pPr>
        <w:rPr>
          <w:rFonts w:ascii="Times New Roman" w:hAnsi="Times New Roman" w:cs="Times New Roman"/>
          <w:sz w:val="26"/>
          <w:szCs w:val="26"/>
        </w:rPr>
      </w:pPr>
    </w:p>
    <w:p w:rsidR="00984365" w:rsidRDefault="00984365">
      <w:pPr>
        <w:rPr>
          <w:rFonts w:ascii="Times New Roman" w:hAnsi="Times New Roman" w:cs="Times New Roman"/>
          <w:sz w:val="26"/>
          <w:szCs w:val="26"/>
        </w:rPr>
      </w:pPr>
    </w:p>
    <w:p w:rsidR="00984365" w:rsidRDefault="00984365">
      <w:pPr>
        <w:rPr>
          <w:rFonts w:ascii="Times New Roman" w:hAnsi="Times New Roman" w:cs="Times New Roman"/>
          <w:sz w:val="26"/>
          <w:szCs w:val="26"/>
        </w:rPr>
      </w:pPr>
    </w:p>
    <w:p w:rsidR="00984365" w:rsidRDefault="00984365">
      <w:pPr>
        <w:rPr>
          <w:rFonts w:ascii="Times New Roman" w:hAnsi="Times New Roman" w:cs="Times New Roman"/>
          <w:sz w:val="26"/>
          <w:szCs w:val="26"/>
        </w:rPr>
      </w:pPr>
    </w:p>
    <w:p w:rsidR="00984365" w:rsidRDefault="00984365" w:rsidP="0098436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ПРАКТИЧЕСКАЯ РАБОТА</w:t>
      </w:r>
    </w:p>
    <w:p w:rsidR="00984365" w:rsidRDefault="00984365" w:rsidP="0098436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Учебная практика</w:t>
      </w:r>
    </w:p>
    <w:p w:rsidR="00984365" w:rsidRDefault="00984365">
      <w:pPr>
        <w:rPr>
          <w:rFonts w:ascii="Times New Roman" w:hAnsi="Times New Roman" w:cs="Times New Roman"/>
          <w:sz w:val="26"/>
          <w:szCs w:val="26"/>
        </w:rPr>
      </w:pPr>
    </w:p>
    <w:p w:rsidR="00984365" w:rsidRDefault="00984365">
      <w:pPr>
        <w:rPr>
          <w:rFonts w:ascii="Times New Roman" w:hAnsi="Times New Roman" w:cs="Times New Roman"/>
          <w:sz w:val="26"/>
          <w:szCs w:val="26"/>
        </w:rPr>
      </w:pPr>
    </w:p>
    <w:p w:rsidR="00984365" w:rsidRDefault="00984365">
      <w:pPr>
        <w:rPr>
          <w:rFonts w:ascii="Times New Roman" w:hAnsi="Times New Roman" w:cs="Times New Roman"/>
          <w:sz w:val="26"/>
          <w:szCs w:val="26"/>
        </w:rPr>
      </w:pPr>
    </w:p>
    <w:p w:rsidR="00984365" w:rsidRDefault="00984365">
      <w:pPr>
        <w:rPr>
          <w:rFonts w:ascii="Times New Roman" w:hAnsi="Times New Roman" w:cs="Times New Roman"/>
          <w:sz w:val="26"/>
          <w:szCs w:val="26"/>
        </w:rPr>
      </w:pPr>
    </w:p>
    <w:p w:rsidR="00984365" w:rsidRDefault="00984365">
      <w:pPr>
        <w:rPr>
          <w:rFonts w:ascii="Times New Roman" w:hAnsi="Times New Roman" w:cs="Times New Roman"/>
          <w:sz w:val="26"/>
          <w:szCs w:val="26"/>
        </w:rPr>
      </w:pPr>
    </w:p>
    <w:p w:rsidR="00984365" w:rsidRDefault="00984365">
      <w:pPr>
        <w:rPr>
          <w:rFonts w:ascii="Times New Roman" w:hAnsi="Times New Roman" w:cs="Times New Roman"/>
          <w:sz w:val="26"/>
          <w:szCs w:val="26"/>
        </w:rPr>
      </w:pPr>
    </w:p>
    <w:p w:rsidR="00984365" w:rsidRDefault="00984365">
      <w:pPr>
        <w:rPr>
          <w:rFonts w:ascii="Times New Roman" w:hAnsi="Times New Roman" w:cs="Times New Roman"/>
          <w:sz w:val="26"/>
          <w:szCs w:val="26"/>
        </w:rPr>
      </w:pPr>
    </w:p>
    <w:p w:rsidR="00984365" w:rsidRDefault="00984365">
      <w:pPr>
        <w:rPr>
          <w:rFonts w:ascii="Times New Roman" w:hAnsi="Times New Roman" w:cs="Times New Roman"/>
          <w:sz w:val="26"/>
          <w:szCs w:val="26"/>
        </w:rPr>
      </w:pPr>
    </w:p>
    <w:p w:rsidR="00984365" w:rsidRDefault="00984365">
      <w:pPr>
        <w:rPr>
          <w:rFonts w:ascii="Times New Roman" w:hAnsi="Times New Roman" w:cs="Times New Roman"/>
          <w:sz w:val="26"/>
          <w:szCs w:val="26"/>
        </w:rPr>
      </w:pPr>
    </w:p>
    <w:p w:rsidR="00984365" w:rsidRDefault="00984365">
      <w:pPr>
        <w:rPr>
          <w:rFonts w:ascii="Times New Roman" w:hAnsi="Times New Roman" w:cs="Times New Roman"/>
          <w:sz w:val="26"/>
          <w:szCs w:val="26"/>
        </w:rPr>
      </w:pPr>
    </w:p>
    <w:p w:rsidR="00984365" w:rsidRDefault="00984365" w:rsidP="0098436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г. Череповец</w:t>
      </w:r>
    </w:p>
    <w:p w:rsidR="00984365" w:rsidRDefault="00984365" w:rsidP="0098436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2025 г</w:t>
      </w:r>
    </w:p>
    <w:p w:rsidR="00067731" w:rsidRDefault="00067731" w:rsidP="0098436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bCs w:val="0"/>
          <w:color w:val="auto"/>
          <w:sz w:val="22"/>
          <w:szCs w:val="22"/>
          <w:lang w:eastAsia="en-US"/>
        </w:rPr>
        <w:id w:val="-618218864"/>
        <w:docPartObj>
          <w:docPartGallery w:val="Table of Contents"/>
          <w:docPartUnique/>
        </w:docPartObj>
      </w:sdtPr>
      <w:sdtEndPr>
        <w:rPr>
          <w:b/>
        </w:rPr>
      </w:sdtEndPr>
      <w:sdtContent>
        <w:p w:rsidR="0037073C" w:rsidRDefault="0037073C">
          <w:pPr>
            <w:pStyle w:val="aa"/>
          </w:pPr>
          <w:r>
            <w:t>Оглавление</w:t>
          </w:r>
        </w:p>
        <w:p w:rsidR="0037073C" w:rsidRDefault="0037073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837442" w:history="1">
            <w:r w:rsidRPr="00121344">
              <w:rPr>
                <w:rStyle w:val="ab"/>
                <w:noProof/>
              </w:rPr>
              <w:t>Практическая работа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_Toc210837442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73C" w:rsidRDefault="003C7BF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837443" w:history="1">
            <w:r w:rsidR="0037073C" w:rsidRPr="00121344">
              <w:rPr>
                <w:rStyle w:val="ab"/>
                <w:noProof/>
              </w:rPr>
              <w:t>Практическая работа 2</w:t>
            </w:r>
            <w:r w:rsidR="0037073C">
              <w:rPr>
                <w:noProof/>
                <w:webHidden/>
              </w:rPr>
              <w:tab/>
            </w:r>
            <w:r w:rsidR="0037073C">
              <w:rPr>
                <w:noProof/>
                <w:webHidden/>
              </w:rPr>
              <w:fldChar w:fldCharType="begin"/>
            </w:r>
            <w:r w:rsidR="0037073C">
              <w:rPr>
                <w:noProof/>
                <w:webHidden/>
              </w:rPr>
              <w:instrText xml:space="preserve"> PAGEREF _Toc210837443 \h </w:instrText>
            </w:r>
            <w:r w:rsidR="0037073C">
              <w:rPr>
                <w:noProof/>
                <w:webHidden/>
              </w:rPr>
            </w:r>
            <w:r w:rsidR="0037073C">
              <w:rPr>
                <w:noProof/>
                <w:webHidden/>
              </w:rPr>
              <w:fldChar w:fldCharType="separate"/>
            </w:r>
            <w:r w:rsidR="0037073C">
              <w:rPr>
                <w:noProof/>
                <w:webHidden/>
              </w:rPr>
              <w:t>6</w:t>
            </w:r>
            <w:r w:rsidR="0037073C">
              <w:rPr>
                <w:noProof/>
                <w:webHidden/>
              </w:rPr>
              <w:fldChar w:fldCharType="end"/>
            </w:r>
          </w:hyperlink>
        </w:p>
        <w:p w:rsidR="0037073C" w:rsidRDefault="003C7BF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837444" w:history="1">
            <w:r w:rsidR="0037073C" w:rsidRPr="00121344">
              <w:rPr>
                <w:rStyle w:val="ab"/>
                <w:noProof/>
              </w:rPr>
              <w:t>Практическая работа 3</w:t>
            </w:r>
            <w:r w:rsidR="0037073C">
              <w:rPr>
                <w:noProof/>
                <w:webHidden/>
              </w:rPr>
              <w:tab/>
            </w:r>
            <w:r w:rsidR="0037073C">
              <w:rPr>
                <w:noProof/>
                <w:webHidden/>
              </w:rPr>
              <w:fldChar w:fldCharType="begin"/>
            </w:r>
            <w:r w:rsidR="0037073C">
              <w:rPr>
                <w:noProof/>
                <w:webHidden/>
              </w:rPr>
              <w:instrText xml:space="preserve"> PAGEREF _Toc210837444 \h </w:instrText>
            </w:r>
            <w:r w:rsidR="0037073C">
              <w:rPr>
                <w:noProof/>
                <w:webHidden/>
              </w:rPr>
            </w:r>
            <w:r w:rsidR="0037073C">
              <w:rPr>
                <w:noProof/>
                <w:webHidden/>
              </w:rPr>
              <w:fldChar w:fldCharType="separate"/>
            </w:r>
            <w:r w:rsidR="0037073C">
              <w:rPr>
                <w:noProof/>
                <w:webHidden/>
              </w:rPr>
              <w:t>6</w:t>
            </w:r>
            <w:r w:rsidR="0037073C">
              <w:rPr>
                <w:noProof/>
                <w:webHidden/>
              </w:rPr>
              <w:fldChar w:fldCharType="end"/>
            </w:r>
          </w:hyperlink>
        </w:p>
        <w:p w:rsidR="0037073C" w:rsidRDefault="003C7BF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837445" w:history="1">
            <w:r w:rsidR="0037073C" w:rsidRPr="00121344">
              <w:rPr>
                <w:rStyle w:val="ab"/>
                <w:rFonts w:cs="Times New Roman"/>
                <w:noProof/>
              </w:rPr>
              <w:t>Практическая работа 4</w:t>
            </w:r>
            <w:r w:rsidR="0037073C">
              <w:rPr>
                <w:noProof/>
                <w:webHidden/>
              </w:rPr>
              <w:tab/>
            </w:r>
            <w:r w:rsidR="0037073C">
              <w:rPr>
                <w:noProof/>
                <w:webHidden/>
              </w:rPr>
              <w:fldChar w:fldCharType="begin"/>
            </w:r>
            <w:r w:rsidR="0037073C">
              <w:rPr>
                <w:noProof/>
                <w:webHidden/>
              </w:rPr>
              <w:instrText xml:space="preserve"> PAGEREF _Toc210837445 \h </w:instrText>
            </w:r>
            <w:r w:rsidR="0037073C">
              <w:rPr>
                <w:noProof/>
                <w:webHidden/>
              </w:rPr>
            </w:r>
            <w:r w:rsidR="0037073C">
              <w:rPr>
                <w:noProof/>
                <w:webHidden/>
              </w:rPr>
              <w:fldChar w:fldCharType="separate"/>
            </w:r>
            <w:r w:rsidR="0037073C">
              <w:rPr>
                <w:noProof/>
                <w:webHidden/>
              </w:rPr>
              <w:t>8</w:t>
            </w:r>
            <w:r w:rsidR="0037073C">
              <w:rPr>
                <w:noProof/>
                <w:webHidden/>
              </w:rPr>
              <w:fldChar w:fldCharType="end"/>
            </w:r>
          </w:hyperlink>
        </w:p>
        <w:p w:rsidR="0037073C" w:rsidRDefault="003C7BF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837446" w:history="1">
            <w:r w:rsidR="0037073C" w:rsidRPr="00121344">
              <w:rPr>
                <w:rStyle w:val="ab"/>
                <w:rFonts w:cs="Times New Roman"/>
                <w:noProof/>
              </w:rPr>
              <w:t>Практическая работа 5</w:t>
            </w:r>
            <w:r w:rsidR="0037073C">
              <w:rPr>
                <w:noProof/>
                <w:webHidden/>
              </w:rPr>
              <w:tab/>
            </w:r>
            <w:r w:rsidR="0037073C">
              <w:rPr>
                <w:noProof/>
                <w:webHidden/>
              </w:rPr>
              <w:fldChar w:fldCharType="begin"/>
            </w:r>
            <w:r w:rsidR="0037073C">
              <w:rPr>
                <w:noProof/>
                <w:webHidden/>
              </w:rPr>
              <w:instrText xml:space="preserve"> PAGEREF _Toc210837446 \h </w:instrText>
            </w:r>
            <w:r w:rsidR="0037073C">
              <w:rPr>
                <w:noProof/>
                <w:webHidden/>
              </w:rPr>
            </w:r>
            <w:r w:rsidR="0037073C">
              <w:rPr>
                <w:noProof/>
                <w:webHidden/>
              </w:rPr>
              <w:fldChar w:fldCharType="separate"/>
            </w:r>
            <w:r w:rsidR="0037073C">
              <w:rPr>
                <w:noProof/>
                <w:webHidden/>
              </w:rPr>
              <w:t>10</w:t>
            </w:r>
            <w:r w:rsidR="0037073C">
              <w:rPr>
                <w:noProof/>
                <w:webHidden/>
              </w:rPr>
              <w:fldChar w:fldCharType="end"/>
            </w:r>
          </w:hyperlink>
        </w:p>
        <w:p w:rsidR="0037073C" w:rsidRDefault="003C7BF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837447" w:history="1">
            <w:r w:rsidR="0037073C" w:rsidRPr="00121344">
              <w:rPr>
                <w:rStyle w:val="ab"/>
                <w:rFonts w:cs="Times New Roman"/>
                <w:noProof/>
              </w:rPr>
              <w:t>Практическая работа 6</w:t>
            </w:r>
            <w:r w:rsidR="0037073C">
              <w:rPr>
                <w:noProof/>
                <w:webHidden/>
              </w:rPr>
              <w:tab/>
            </w:r>
            <w:r w:rsidR="0037073C">
              <w:rPr>
                <w:noProof/>
                <w:webHidden/>
              </w:rPr>
              <w:fldChar w:fldCharType="begin"/>
            </w:r>
            <w:r w:rsidR="0037073C">
              <w:rPr>
                <w:noProof/>
                <w:webHidden/>
              </w:rPr>
              <w:instrText xml:space="preserve"> PAGEREF _Toc210837447 \h </w:instrText>
            </w:r>
            <w:r w:rsidR="0037073C">
              <w:rPr>
                <w:noProof/>
                <w:webHidden/>
              </w:rPr>
            </w:r>
            <w:r w:rsidR="0037073C">
              <w:rPr>
                <w:noProof/>
                <w:webHidden/>
              </w:rPr>
              <w:fldChar w:fldCharType="separate"/>
            </w:r>
            <w:r w:rsidR="0037073C">
              <w:rPr>
                <w:noProof/>
                <w:webHidden/>
              </w:rPr>
              <w:t>11</w:t>
            </w:r>
            <w:r w:rsidR="0037073C">
              <w:rPr>
                <w:noProof/>
                <w:webHidden/>
              </w:rPr>
              <w:fldChar w:fldCharType="end"/>
            </w:r>
          </w:hyperlink>
        </w:p>
        <w:p w:rsidR="0037073C" w:rsidRDefault="003C7BF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837448" w:history="1">
            <w:r w:rsidR="0037073C" w:rsidRPr="00121344">
              <w:rPr>
                <w:rStyle w:val="ab"/>
                <w:noProof/>
              </w:rPr>
              <w:t>Практическая работа 7</w:t>
            </w:r>
            <w:r w:rsidR="0037073C">
              <w:rPr>
                <w:noProof/>
                <w:webHidden/>
              </w:rPr>
              <w:tab/>
            </w:r>
            <w:r w:rsidR="0037073C">
              <w:rPr>
                <w:noProof/>
                <w:webHidden/>
              </w:rPr>
              <w:fldChar w:fldCharType="begin"/>
            </w:r>
            <w:r w:rsidR="0037073C">
              <w:rPr>
                <w:noProof/>
                <w:webHidden/>
              </w:rPr>
              <w:instrText xml:space="preserve"> PAGEREF _Toc210837448 \h </w:instrText>
            </w:r>
            <w:r w:rsidR="0037073C">
              <w:rPr>
                <w:noProof/>
                <w:webHidden/>
              </w:rPr>
            </w:r>
            <w:r w:rsidR="0037073C">
              <w:rPr>
                <w:noProof/>
                <w:webHidden/>
              </w:rPr>
              <w:fldChar w:fldCharType="separate"/>
            </w:r>
            <w:r w:rsidR="0037073C">
              <w:rPr>
                <w:noProof/>
                <w:webHidden/>
              </w:rPr>
              <w:t>14</w:t>
            </w:r>
            <w:r w:rsidR="0037073C">
              <w:rPr>
                <w:noProof/>
                <w:webHidden/>
              </w:rPr>
              <w:fldChar w:fldCharType="end"/>
            </w:r>
          </w:hyperlink>
        </w:p>
        <w:p w:rsidR="0037073C" w:rsidRDefault="003C7BF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837449" w:history="1">
            <w:r w:rsidR="0037073C" w:rsidRPr="00121344">
              <w:rPr>
                <w:rStyle w:val="ab"/>
                <w:noProof/>
              </w:rPr>
              <w:t>Практическая работа 8</w:t>
            </w:r>
            <w:r w:rsidR="0037073C">
              <w:rPr>
                <w:noProof/>
                <w:webHidden/>
              </w:rPr>
              <w:tab/>
            </w:r>
            <w:r w:rsidR="0037073C">
              <w:rPr>
                <w:noProof/>
                <w:webHidden/>
              </w:rPr>
              <w:fldChar w:fldCharType="begin"/>
            </w:r>
            <w:r w:rsidR="0037073C">
              <w:rPr>
                <w:noProof/>
                <w:webHidden/>
              </w:rPr>
              <w:instrText xml:space="preserve"> PAGEREF _Toc210837449 \h </w:instrText>
            </w:r>
            <w:r w:rsidR="0037073C">
              <w:rPr>
                <w:noProof/>
                <w:webHidden/>
              </w:rPr>
            </w:r>
            <w:r w:rsidR="0037073C">
              <w:rPr>
                <w:noProof/>
                <w:webHidden/>
              </w:rPr>
              <w:fldChar w:fldCharType="separate"/>
            </w:r>
            <w:r w:rsidR="0037073C">
              <w:rPr>
                <w:noProof/>
                <w:webHidden/>
              </w:rPr>
              <w:t>15</w:t>
            </w:r>
            <w:r w:rsidR="0037073C">
              <w:rPr>
                <w:noProof/>
                <w:webHidden/>
              </w:rPr>
              <w:fldChar w:fldCharType="end"/>
            </w:r>
          </w:hyperlink>
        </w:p>
        <w:p w:rsidR="0037073C" w:rsidRDefault="003C7BF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837450" w:history="1">
            <w:r w:rsidR="0037073C" w:rsidRPr="00121344">
              <w:rPr>
                <w:rStyle w:val="ab"/>
                <w:noProof/>
              </w:rPr>
              <w:t>Практическая работа 9</w:t>
            </w:r>
            <w:r w:rsidR="0037073C">
              <w:rPr>
                <w:noProof/>
                <w:webHidden/>
              </w:rPr>
              <w:tab/>
            </w:r>
            <w:r w:rsidR="0037073C">
              <w:rPr>
                <w:noProof/>
                <w:webHidden/>
              </w:rPr>
              <w:fldChar w:fldCharType="begin"/>
            </w:r>
            <w:r w:rsidR="0037073C">
              <w:rPr>
                <w:noProof/>
                <w:webHidden/>
              </w:rPr>
              <w:instrText xml:space="preserve"> PAGEREF _Toc210837450 \h </w:instrText>
            </w:r>
            <w:r w:rsidR="0037073C">
              <w:rPr>
                <w:noProof/>
                <w:webHidden/>
              </w:rPr>
            </w:r>
            <w:r w:rsidR="0037073C">
              <w:rPr>
                <w:noProof/>
                <w:webHidden/>
              </w:rPr>
              <w:fldChar w:fldCharType="separate"/>
            </w:r>
            <w:r w:rsidR="0037073C">
              <w:rPr>
                <w:noProof/>
                <w:webHidden/>
              </w:rPr>
              <w:t>17</w:t>
            </w:r>
            <w:r w:rsidR="0037073C">
              <w:rPr>
                <w:noProof/>
                <w:webHidden/>
              </w:rPr>
              <w:fldChar w:fldCharType="end"/>
            </w:r>
          </w:hyperlink>
        </w:p>
        <w:p w:rsidR="00067731" w:rsidRPr="004E4D71" w:rsidRDefault="0037073C">
          <w:r>
            <w:rPr>
              <w:b/>
              <w:bCs/>
            </w:rPr>
            <w:fldChar w:fldCharType="end"/>
          </w:r>
        </w:p>
      </w:sdtContent>
    </w:sdt>
    <w:p w:rsidR="00067731" w:rsidRDefault="0006773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37073C" w:rsidRPr="0037073C" w:rsidRDefault="0037073C" w:rsidP="0037073C">
      <w:pPr>
        <w:pStyle w:val="1"/>
        <w:jc w:val="center"/>
        <w:rPr>
          <w:color w:val="auto"/>
        </w:rPr>
      </w:pPr>
      <w:bookmarkStart w:id="0" w:name="_Toc210837442"/>
      <w:r w:rsidRPr="0037073C">
        <w:rPr>
          <w:color w:val="auto"/>
        </w:rPr>
        <w:lastRenderedPageBreak/>
        <w:t>Практическая работа 1</w:t>
      </w:r>
      <w:bookmarkEnd w:id="0"/>
    </w:p>
    <w:p w:rsidR="0037073C" w:rsidRPr="0037073C" w:rsidRDefault="0037073C" w:rsidP="0037073C"/>
    <w:p w:rsidR="005C5E84" w:rsidRPr="0037073C" w:rsidRDefault="005C5E84" w:rsidP="0037073C">
      <w:pPr>
        <w:rPr>
          <w:rFonts w:ascii="Times New Roman" w:hAnsi="Times New Roman" w:cs="Times New Roman"/>
          <w:sz w:val="28"/>
          <w:szCs w:val="28"/>
        </w:rPr>
      </w:pPr>
      <w:r w:rsidRPr="0037073C">
        <w:rPr>
          <w:rFonts w:ascii="Times New Roman" w:hAnsi="Times New Roman" w:cs="Times New Roman"/>
          <w:sz w:val="28"/>
          <w:szCs w:val="28"/>
        </w:rPr>
        <w:t>Отчёт по изучению инструментальных средств разработки программного обеспечения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Основные понятия темы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Интегрированная среда разработки (IDE) – это приложение, объединяющее редактор исходного кода, средства автоматизации сборки проектов, отладчик и многое другое.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Циклическая модель подразумевает повторение этапов жизненного цикла проекта с целью постепенной оптимизации продукта. Основные этапы включают: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noProof/>
          <w:sz w:val="26"/>
          <w:szCs w:val="26"/>
          <w:lang w:eastAsia="ru-RU"/>
        </w:rPr>
      </w:pPr>
      <w:r w:rsidRPr="004B3B75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4245066F" wp14:editId="6D14AD28">
            <wp:extent cx="2895600" cy="5105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Схема процесса описания реализации программного кода с подробным описанием каждого пункта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1. Определение структуры программы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lastRenderedPageBreak/>
        <w:t xml:space="preserve">Этот этап начинается с анализа поставленных задач и выделения основной структуры будущей программы.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2. Написание исходного кода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На данном этапе разработчики реализуют задуманную структуру, создавая непосредственно программный код.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3. Сборка проекта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Собираются отдельные файлы проекта в единое целое, проверяется целостность зависимостей библиотек и сторонних компонентов.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4. Компиляция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Исходный код преобразуется в машинный код или байт-код, готовый к выполнению системой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5. Отладка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Здесь выявляются и устраняются ошибки, возникающие в процессе выполнения программы.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6. Документирование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Завершающим этапом является создание технической документации, поясняющей назначение каждой части программы.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Состав современных систем программирования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Языки программирования, среды разработки, компилирующих инструментов, библиотек и фреймворков, утилит тестирования и отладки 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Функции современных компиляторов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1. Анализ исходного текста программы.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2. Генерация промежуточного представления.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3. Оптимизация программы.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4. Генерация объектного кода.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5. Связывание объектов в единую программу.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Современные средства программирования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C5E84" w:rsidRPr="004B3B75" w:rsidTr="005C5E84">
        <w:tc>
          <w:tcPr>
            <w:tcW w:w="9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652"/>
              <w:gridCol w:w="7693"/>
            </w:tblGrid>
            <w:tr w:rsidR="005C5E84" w:rsidRPr="004B3B75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C5E84" w:rsidRPr="004B3B75" w:rsidRDefault="005C5E84" w:rsidP="004B3B75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B3B75">
                    <w:rPr>
                      <w:rFonts w:ascii="Times New Roman" w:hAnsi="Times New Roman" w:cs="Times New Roman"/>
                      <w:sz w:val="26"/>
                      <w:szCs w:val="26"/>
                    </w:rPr>
                    <w:t>Средство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C5E84" w:rsidRPr="004B3B75" w:rsidRDefault="005C5E84" w:rsidP="004B3B75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B3B75">
                    <w:rPr>
                      <w:rFonts w:ascii="Times New Roman" w:hAnsi="Times New Roman" w:cs="Times New Roman"/>
                      <w:sz w:val="26"/>
                      <w:szCs w:val="26"/>
                    </w:rPr>
                    <w:t>Описание</w:t>
                  </w:r>
                </w:p>
              </w:tc>
            </w:tr>
            <w:tr w:rsidR="005C5E84" w:rsidRPr="004B3B75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C5E84" w:rsidRPr="004B3B75" w:rsidRDefault="005C5E84" w:rsidP="004B3B75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B3B75">
                    <w:rPr>
                      <w:rFonts w:ascii="Times New Roman" w:hAnsi="Times New Roman" w:cs="Times New Roman"/>
                      <w:sz w:val="26"/>
                      <w:szCs w:val="26"/>
                    </w:rPr>
                    <w:t>Python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C5E84" w:rsidRPr="004B3B75" w:rsidRDefault="005C5E84" w:rsidP="004B3B75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B3B75">
                    <w:rPr>
                      <w:rFonts w:ascii="Times New Roman" w:hAnsi="Times New Roman" w:cs="Times New Roman"/>
                      <w:sz w:val="26"/>
                      <w:szCs w:val="26"/>
                    </w:rPr>
                    <w:t>Высокоуровневый язык программирования общего назначения.</w:t>
                  </w:r>
                </w:p>
              </w:tc>
            </w:tr>
            <w:tr w:rsidR="005C5E84" w:rsidRPr="004B3B75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C5E84" w:rsidRPr="004B3B75" w:rsidRDefault="005C5E84" w:rsidP="004B3B75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B3B75">
                    <w:rPr>
                      <w:rFonts w:ascii="Times New Roman" w:hAnsi="Times New Roman" w:cs="Times New Roman"/>
                      <w:sz w:val="26"/>
                      <w:szCs w:val="26"/>
                    </w:rPr>
                    <w:t>C++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C5E84" w:rsidRPr="004B3B75" w:rsidRDefault="005C5E84" w:rsidP="004B3B75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B3B75">
                    <w:rPr>
                      <w:rFonts w:ascii="Times New Roman" w:hAnsi="Times New Roman" w:cs="Times New Roman"/>
                      <w:sz w:val="26"/>
                      <w:szCs w:val="26"/>
                    </w:rPr>
                    <w:t>Мощный низкоуровневый язык программирования.</w:t>
                  </w:r>
                </w:p>
              </w:tc>
            </w:tr>
            <w:tr w:rsidR="005C5E84" w:rsidRPr="004B3B75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C5E84" w:rsidRPr="004B3B75" w:rsidRDefault="005C5E84" w:rsidP="004B3B75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B3B75">
                    <w:rPr>
                      <w:rFonts w:ascii="Times New Roman" w:hAnsi="Times New Roman" w:cs="Times New Roman"/>
                      <w:sz w:val="26"/>
                      <w:szCs w:val="26"/>
                    </w:rPr>
                    <w:t>VSS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C5E84" w:rsidRPr="004B3B75" w:rsidRDefault="005C5E84" w:rsidP="004B3B75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B3B75">
                    <w:rPr>
                      <w:rFonts w:ascii="Times New Roman" w:hAnsi="Times New Roman" w:cs="Times New Roman"/>
                      <w:sz w:val="26"/>
                      <w:szCs w:val="26"/>
                    </w:rPr>
                    <w:t>Система контроля версий, обеспечивающая управление изменениями в файлах и версиях проектов.</w:t>
                  </w:r>
                </w:p>
              </w:tc>
            </w:tr>
            <w:tr w:rsidR="005C5E84" w:rsidRPr="004B3B75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C5E84" w:rsidRPr="004B3B75" w:rsidRDefault="005C5E84" w:rsidP="004B3B75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B3B75">
                    <w:rPr>
                      <w:rFonts w:ascii="Times New Roman" w:hAnsi="Times New Roman" w:cs="Times New Roman"/>
                      <w:sz w:val="26"/>
                      <w:szCs w:val="26"/>
                    </w:rPr>
                    <w:lastRenderedPageBreak/>
                    <w:t>MS Visual Studio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C5E84" w:rsidRPr="004B3B75" w:rsidRDefault="005C5E84" w:rsidP="004B3B75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B3B75">
                    <w:rPr>
                      <w:rFonts w:ascii="Times New Roman" w:hAnsi="Times New Roman" w:cs="Times New Roman"/>
                      <w:sz w:val="26"/>
                      <w:szCs w:val="26"/>
                    </w:rPr>
                    <w:t>Популярная интегрированная среда разработки, поддерживающая множество языков программирования и платформ.</w:t>
                  </w:r>
                </w:p>
              </w:tc>
            </w:tr>
            <w:tr w:rsidR="005C5E84" w:rsidRPr="004B3B75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C5E84" w:rsidRPr="004B3B75" w:rsidRDefault="005C5E84" w:rsidP="004B3B75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B3B75">
                    <w:rPr>
                      <w:rFonts w:ascii="Times New Roman" w:hAnsi="Times New Roman" w:cs="Times New Roman"/>
                      <w:sz w:val="26"/>
                      <w:szCs w:val="26"/>
                    </w:rPr>
                    <w:t>Oracle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C5E84" w:rsidRPr="004B3B75" w:rsidRDefault="005C5E84" w:rsidP="004B3B75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B3B75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СУБД, позволяющая эффективно управлять большими объемами данных. </w:t>
                  </w:r>
                </w:p>
              </w:tc>
            </w:tr>
            <w:tr w:rsidR="005C5E84" w:rsidRPr="004B3B75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C5E84" w:rsidRPr="004B3B75" w:rsidRDefault="005C5E84" w:rsidP="004B3B75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B3B75">
                    <w:rPr>
                      <w:rFonts w:ascii="Times New Roman" w:hAnsi="Times New Roman" w:cs="Times New Roman"/>
                      <w:sz w:val="26"/>
                      <w:szCs w:val="26"/>
                    </w:rPr>
                    <w:t>MS SQL Server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C5E84" w:rsidRPr="004B3B75" w:rsidRDefault="005C5E84" w:rsidP="004B3B75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B3B75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Реляционная база данных, созданная корпорацией Microsoft. </w:t>
                  </w:r>
                </w:p>
              </w:tc>
            </w:tr>
            <w:tr w:rsidR="005C5E84" w:rsidRPr="004B3B75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C5E84" w:rsidRPr="004B3B75" w:rsidRDefault="005C5E84" w:rsidP="004B3B75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B3B75">
                    <w:rPr>
                      <w:rFonts w:ascii="Times New Roman" w:hAnsi="Times New Roman" w:cs="Times New Roman"/>
                      <w:sz w:val="26"/>
                      <w:szCs w:val="26"/>
                    </w:rPr>
                    <w:t>MySQL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C5E84" w:rsidRPr="004B3B75" w:rsidRDefault="005C5E84" w:rsidP="004B3B75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B3B75">
                    <w:rPr>
                      <w:rFonts w:ascii="Times New Roman" w:hAnsi="Times New Roman" w:cs="Times New Roman"/>
                      <w:sz w:val="26"/>
                      <w:szCs w:val="26"/>
                    </w:rPr>
                    <w:t>Открытая реляционная СУБД.</w:t>
                  </w:r>
                </w:p>
              </w:tc>
            </w:tr>
          </w:tbl>
          <w:p w:rsidR="005C5E84" w:rsidRPr="004B3B75" w:rsidRDefault="005C5E84" w:rsidP="004B3B7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Этапы проектирования приложений.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1. Концептуальное проектирование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2. Логическое проектирование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3. Физическое проектирование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4. Прототипирование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5. Тестирование дизайна и требований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6. Реализация и разработка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7. Внутреннее тестирование и устранение дефектов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8. Внешнее тестирование и релиз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Нотации и средства для этапа проектирования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Нотации — это формализованные способы графического отображения </w:t>
      </w:r>
      <w:proofErr w:type="gramStart"/>
      <w:r w:rsidRPr="004B3B75">
        <w:rPr>
          <w:rFonts w:ascii="Times New Roman" w:hAnsi="Times New Roman" w:cs="Times New Roman"/>
          <w:sz w:val="26"/>
          <w:szCs w:val="26"/>
        </w:rPr>
        <w:t>архитектурных решений</w:t>
      </w:r>
      <w:proofErr w:type="gramEnd"/>
      <w:r w:rsidRPr="004B3B75">
        <w:rPr>
          <w:rFonts w:ascii="Times New Roman" w:hAnsi="Times New Roman" w:cs="Times New Roman"/>
          <w:sz w:val="26"/>
          <w:szCs w:val="26"/>
        </w:rPr>
        <w:t>, моделей данных и функциональных потоков в приложении. Они помогают лучше понять систему и облегчить коммуникацию среди членов проектной группы.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Заключение, выводы</w:t>
      </w:r>
    </w:p>
    <w:p w:rsidR="005C5E84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Я молодец и все понял</w:t>
      </w:r>
    </w:p>
    <w:p w:rsidR="0037073C" w:rsidRPr="0037073C" w:rsidRDefault="0037073C" w:rsidP="0037073C">
      <w:pPr>
        <w:pStyle w:val="1"/>
        <w:jc w:val="center"/>
        <w:rPr>
          <w:color w:val="auto"/>
        </w:rPr>
      </w:pPr>
      <w:bookmarkStart w:id="1" w:name="_Toc210837443"/>
      <w:r w:rsidRPr="0037073C">
        <w:rPr>
          <w:color w:val="auto"/>
        </w:rPr>
        <w:lastRenderedPageBreak/>
        <w:t>Практическая работа 2</w:t>
      </w:r>
      <w:bookmarkEnd w:id="1"/>
    </w:p>
    <w:p w:rsidR="005C5E84" w:rsidRPr="004B3B75" w:rsidRDefault="005C5E84" w:rsidP="004B3B75">
      <w:pPr>
        <w:spacing w:after="0" w:line="360" w:lineRule="auto"/>
        <w:rPr>
          <w:rFonts w:ascii="Times New Roman" w:hAnsi="Times New Roman" w:cs="Times New Roman"/>
          <w:noProof/>
          <w:sz w:val="26"/>
          <w:szCs w:val="26"/>
          <w:lang w:eastAsia="ru-RU"/>
        </w:rPr>
      </w:pPr>
      <w:r w:rsidRPr="004B3B75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288E54CE" wp14:editId="77583328">
            <wp:extent cx="5734050" cy="2533650"/>
            <wp:effectExtent l="0" t="0" r="0" b="0"/>
            <wp:docPr id="4" name="Рисунок 4" descr="\\10.35.127.229\Work\Гончарова Л.Н\Учебная практика\Калачев, Караулов, Денисов\Задание 10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35.127.229\Work\Гончарова Л.Н\Учебная практика\Калачев, Караулов, Денисов\Задание 10\Снимок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634" cy="2534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E84" w:rsidRPr="004B3B75" w:rsidRDefault="005C5E84" w:rsidP="004B3B75">
      <w:pPr>
        <w:spacing w:after="0" w:line="360" w:lineRule="auto"/>
        <w:rPr>
          <w:rFonts w:ascii="Times New Roman" w:hAnsi="Times New Roman" w:cs="Times New Roman"/>
          <w:noProof/>
          <w:sz w:val="26"/>
          <w:szCs w:val="26"/>
          <w:lang w:eastAsia="ru-RU"/>
        </w:rPr>
      </w:pPr>
      <w:r w:rsidRPr="004B3B75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200C61AB" wp14:editId="160BA91A">
            <wp:extent cx="5448299" cy="3638550"/>
            <wp:effectExtent l="0" t="0" r="635" b="0"/>
            <wp:docPr id="3" name="Рисунок 3" descr="C:\Users\user\Downloads\Диаграмма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wnloads\Диаграмма.drawio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389" cy="3636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E84" w:rsidRPr="004B3B75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37073C" w:rsidRPr="0037073C" w:rsidRDefault="0037073C" w:rsidP="0037073C">
      <w:pPr>
        <w:pStyle w:val="1"/>
        <w:jc w:val="center"/>
        <w:rPr>
          <w:color w:val="auto"/>
          <w:szCs w:val="26"/>
        </w:rPr>
      </w:pPr>
      <w:bookmarkStart w:id="2" w:name="_Toc210837444"/>
      <w:r w:rsidRPr="0037073C">
        <w:rPr>
          <w:color w:val="auto"/>
          <w:szCs w:val="26"/>
        </w:rPr>
        <w:t>Практическая работа 3</w:t>
      </w:r>
      <w:bookmarkEnd w:id="2"/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Техническое задание на программный модуль «Учет нарушений ПДД»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Общие положения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Настоящее техническое задание разработано в соответствии с ГОСТ 19.106-78 и устанавливает требования к программному модулю «Учет нарушений ПДД». Настоящий документ регулирует порядок разработки, согласования и контроля исполнения программного продукта.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lastRenderedPageBreak/>
        <w:t>Наименование и область применения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Название программного модуля: «Учет нарушений ПДД».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Область применения: органы МВД, подразделения Госавтоинспекции, занимающиеся фиксацией нарушений правил дорожного движения.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Основание для разработки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Основанием для разработки настоящего технического задания является Приказ Министерства внутренних </w:t>
      </w:r>
      <w:r w:rsidRPr="004B3B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дел РФ №15, изданный "12" сентября 2018г., и утвержденный руководителем территориального </w:t>
      </w:r>
      <w:r w:rsidRPr="004B3B75">
        <w:rPr>
          <w:rFonts w:ascii="Times New Roman" w:hAnsi="Times New Roman" w:cs="Times New Roman"/>
          <w:sz w:val="26"/>
          <w:szCs w:val="26"/>
        </w:rPr>
        <w:t>органа МВД.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Назначение разработки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Программный модуль предназначен для учета нарушений ПДД, начисления штрафов, снятия погашенных задолженностей и предоставления возможностей для аналитики правонарушений.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Технические требования к программе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1. Требования к функциональным характеристикам: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2. Требования к надежности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3. Условия эксплуатации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4. Требования к информационной и программной совместимости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Технико-экономические показатели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1. Сокращение времени на обработку нарушений (на 60% по сравнению с ручной работой).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2. Сокращение человеческих ошибок при оформлении протоколов (30%)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3. Повышение прозрачности и справедливости административного наказания(10%)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B3B75">
        <w:rPr>
          <w:rFonts w:ascii="Times New Roman" w:hAnsi="Times New Roman" w:cs="Times New Roman"/>
          <w:color w:val="000000" w:themeColor="text1"/>
          <w:sz w:val="26"/>
          <w:szCs w:val="26"/>
        </w:rPr>
        <w:t>Стадии и этапы разработки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1. Разработка программного модуля осуществляется в четыре этапа: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2. Подготовительный этап (анализ требований, подготовка технического задания).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3. Этап проектирования (разработка архитектуры, создание макетов интерфейса).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4. Этап программирования (реализация функционала, интеграция сервисов).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5. Этап тестирования и сдачи-приемки (проведение внутренних и внешних тестов, сдача заказчику). 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Порядок контроля и приемки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1. Контроль и приемка осуществляются следующим образом: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2. Предварительное тестирование отделом разработки.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lastRenderedPageBreak/>
        <w:t>3. Передача исполнительной комиссии МВД для проверки функционала.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4. Окончательное одобрение программного модуля руководством МВД.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Заключение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Мы крутые поняли тему</w:t>
      </w:r>
    </w:p>
    <w:p w:rsidR="0037073C" w:rsidRPr="0037073C" w:rsidRDefault="0037073C" w:rsidP="0037073C">
      <w:pPr>
        <w:pStyle w:val="1"/>
        <w:jc w:val="center"/>
        <w:rPr>
          <w:rFonts w:cs="Times New Roman"/>
          <w:color w:val="auto"/>
          <w:szCs w:val="26"/>
        </w:rPr>
      </w:pPr>
      <w:bookmarkStart w:id="3" w:name="_Toc210837445"/>
      <w:r w:rsidRPr="0037073C">
        <w:rPr>
          <w:rFonts w:cs="Times New Roman"/>
          <w:color w:val="auto"/>
          <w:szCs w:val="26"/>
        </w:rPr>
        <w:t>Практическая работа 4</w:t>
      </w:r>
      <w:bookmarkEnd w:id="3"/>
    </w:p>
    <w:p w:rsidR="005C5E84" w:rsidRPr="004B3B75" w:rsidRDefault="005C5E84" w:rsidP="0037073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Жизненный цикл программного продукта (ПП), критерии качества ПП, виды ПО, стадии разработки ПП</w:t>
      </w:r>
    </w:p>
    <w:p w:rsidR="005C5E84" w:rsidRPr="004B3B75" w:rsidRDefault="005C5E84" w:rsidP="0037073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Жизненный цикл программного продукта (ЖЦ ПП) — это процесс, охватывающий все этапы существования программы от момента возникновения идеи до вывода из эксплуатации. </w:t>
      </w:r>
    </w:p>
    <w:p w:rsidR="005C5E84" w:rsidRPr="004B3B75" w:rsidRDefault="005C5E84" w:rsidP="0037073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4B3B75">
        <w:rPr>
          <w:rFonts w:ascii="Times New Roman" w:hAnsi="Times New Roman" w:cs="Times New Roman"/>
          <w:sz w:val="26"/>
          <w:szCs w:val="26"/>
        </w:rPr>
        <w:t>Критерии качества ПП включают: функциональность, надёжность, производительность, удобство пользования, совместимость, безопасность.</w:t>
      </w:r>
      <w:proofErr w:type="gramEnd"/>
    </w:p>
    <w:p w:rsidR="005C5E84" w:rsidRPr="004B3B75" w:rsidRDefault="005C5E84" w:rsidP="0037073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Виды программного обеспечения:</w:t>
      </w:r>
    </w:p>
    <w:p w:rsidR="005C5E84" w:rsidRPr="004B3B75" w:rsidRDefault="005C5E84" w:rsidP="0037073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4B3B75">
        <w:rPr>
          <w:rFonts w:ascii="Times New Roman" w:hAnsi="Times New Roman" w:cs="Times New Roman"/>
          <w:sz w:val="26"/>
          <w:szCs w:val="26"/>
        </w:rPr>
        <w:t>Прикладное ПО – это программы для выполнения конкретных задач (текстовые редакторы, игры, бухгалтерские программы).</w:t>
      </w:r>
      <w:proofErr w:type="gramEnd"/>
    </w:p>
    <w:p w:rsidR="005C5E84" w:rsidRPr="004B3B75" w:rsidRDefault="005C5E84" w:rsidP="0037073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4B3B75">
        <w:rPr>
          <w:rFonts w:ascii="Times New Roman" w:hAnsi="Times New Roman" w:cs="Times New Roman"/>
          <w:sz w:val="26"/>
          <w:szCs w:val="26"/>
        </w:rPr>
        <w:t>Системное ПО – это управляющие программы, драйвера, операционные системы.</w:t>
      </w:r>
      <w:proofErr w:type="gramEnd"/>
    </w:p>
    <w:p w:rsidR="005C5E84" w:rsidRPr="004B3B75" w:rsidRDefault="005C5E84" w:rsidP="0037073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4B3B75">
        <w:rPr>
          <w:rFonts w:ascii="Times New Roman" w:hAnsi="Times New Roman" w:cs="Times New Roman"/>
          <w:sz w:val="26"/>
          <w:szCs w:val="26"/>
        </w:rPr>
        <w:t>Инструментальное ПО – это среды разработки, отладчики, компиляторы.</w:t>
      </w:r>
      <w:proofErr w:type="gramEnd"/>
    </w:p>
    <w:p w:rsidR="005C5E84" w:rsidRPr="004B3B75" w:rsidRDefault="005C5E84" w:rsidP="0037073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Стадии разработки ПП:</w:t>
      </w:r>
    </w:p>
    <w:p w:rsidR="005C5E84" w:rsidRPr="004B3B75" w:rsidRDefault="005C5E84" w:rsidP="0037073C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1. Инициация.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2. Планирование.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3. Реализация.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4. Закрытие.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Разработка требований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Разработка требований — это процесс анализа и идентификации всех значимых требований к программному продукту, направленных на реализацию цели проекта. 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Терминология требований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Пользовательские требования - это потребности конечных пользователей, описывающие задачи, которые программа должна решать.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Системные требования – это описывают детали реализации, включая архитектуру, аппаратные и программные требования.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lastRenderedPageBreak/>
        <w:t>Проектная системная спецификация – это документ, описывающий архитектуру, интерфейс, алгоритмы и организацию данных программного продукта.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Виды требований к ПП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Функциональные требования – это то, что программа должна уметь делать (функции, интерфейсы, вычислительные задачи).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Нефункциональные требования – это требования качества, влияющие на функционирование программы (производительность, безопасность, эргономичность, совместимость).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Функциональные и нефункциональные требования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Функциональные требования – это требования, касающиеся функций программы.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Нефункциональные требования – это характеристики, относящиеся к качеству программы.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B3B75">
        <w:rPr>
          <w:rFonts w:ascii="Times New Roman" w:hAnsi="Times New Roman" w:cs="Times New Roman"/>
          <w:color w:val="000000" w:themeColor="text1"/>
          <w:sz w:val="26"/>
          <w:szCs w:val="26"/>
        </w:rPr>
        <w:t>Сравнение моделей разработки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92"/>
        <w:gridCol w:w="2626"/>
        <w:gridCol w:w="2844"/>
        <w:gridCol w:w="3009"/>
      </w:tblGrid>
      <w:tr w:rsidR="004B3B75" w:rsidRPr="00086511" w:rsidTr="0037073C">
        <w:tc>
          <w:tcPr>
            <w:tcW w:w="0" w:type="auto"/>
            <w:hideMark/>
          </w:tcPr>
          <w:p w:rsidR="005C5E84" w:rsidRPr="00086511" w:rsidRDefault="005C5E84" w:rsidP="004B3B7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pacing w:val="-5"/>
                <w:sz w:val="26"/>
                <w:szCs w:val="26"/>
                <w:lang w:eastAsia="ru-RU"/>
              </w:rPr>
            </w:pPr>
            <w:r w:rsidRPr="004B3B75">
              <w:rPr>
                <w:rFonts w:ascii="Times New Roman" w:eastAsia="Times New Roman" w:hAnsi="Times New Roman" w:cs="Times New Roman"/>
                <w:b/>
                <w:bCs/>
                <w:spacing w:val="-5"/>
                <w:sz w:val="26"/>
                <w:szCs w:val="26"/>
                <w:bdr w:val="none" w:sz="0" w:space="0" w:color="auto" w:frame="1"/>
                <w:lang w:eastAsia="ru-RU"/>
              </w:rPr>
              <w:t>Модель</w:t>
            </w:r>
          </w:p>
        </w:tc>
        <w:tc>
          <w:tcPr>
            <w:tcW w:w="0" w:type="auto"/>
            <w:hideMark/>
          </w:tcPr>
          <w:p w:rsidR="005C5E84" w:rsidRPr="00086511" w:rsidRDefault="005C5E84" w:rsidP="004B3B7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pacing w:val="-5"/>
                <w:sz w:val="26"/>
                <w:szCs w:val="26"/>
                <w:lang w:eastAsia="ru-RU"/>
              </w:rPr>
            </w:pPr>
            <w:r w:rsidRPr="004B3B75">
              <w:rPr>
                <w:rFonts w:ascii="Times New Roman" w:eastAsia="Times New Roman" w:hAnsi="Times New Roman" w:cs="Times New Roman"/>
                <w:b/>
                <w:bCs/>
                <w:spacing w:val="-5"/>
                <w:sz w:val="26"/>
                <w:szCs w:val="26"/>
                <w:bdr w:val="none" w:sz="0" w:space="0" w:color="auto" w:frame="1"/>
                <w:lang w:eastAsia="ru-RU"/>
              </w:rPr>
              <w:t>Особенности</w:t>
            </w:r>
          </w:p>
        </w:tc>
        <w:tc>
          <w:tcPr>
            <w:tcW w:w="0" w:type="auto"/>
            <w:hideMark/>
          </w:tcPr>
          <w:p w:rsidR="005C5E84" w:rsidRPr="00086511" w:rsidRDefault="005C5E84" w:rsidP="004B3B7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pacing w:val="-5"/>
                <w:sz w:val="26"/>
                <w:szCs w:val="26"/>
                <w:lang w:eastAsia="ru-RU"/>
              </w:rPr>
            </w:pPr>
            <w:r w:rsidRPr="004B3B75">
              <w:rPr>
                <w:rFonts w:ascii="Times New Roman" w:eastAsia="Times New Roman" w:hAnsi="Times New Roman" w:cs="Times New Roman"/>
                <w:b/>
                <w:bCs/>
                <w:spacing w:val="-5"/>
                <w:sz w:val="26"/>
                <w:szCs w:val="26"/>
                <w:bdr w:val="none" w:sz="0" w:space="0" w:color="auto" w:frame="1"/>
                <w:lang w:eastAsia="ru-RU"/>
              </w:rPr>
              <w:t>Плюсы</w:t>
            </w:r>
          </w:p>
        </w:tc>
        <w:tc>
          <w:tcPr>
            <w:tcW w:w="0" w:type="auto"/>
            <w:hideMark/>
          </w:tcPr>
          <w:p w:rsidR="005C5E84" w:rsidRPr="00086511" w:rsidRDefault="005C5E84" w:rsidP="004B3B7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pacing w:val="-5"/>
                <w:sz w:val="26"/>
                <w:szCs w:val="26"/>
                <w:lang w:eastAsia="ru-RU"/>
              </w:rPr>
            </w:pPr>
            <w:r w:rsidRPr="004B3B75">
              <w:rPr>
                <w:rFonts w:ascii="Times New Roman" w:eastAsia="Times New Roman" w:hAnsi="Times New Roman" w:cs="Times New Roman"/>
                <w:b/>
                <w:bCs/>
                <w:spacing w:val="-5"/>
                <w:sz w:val="26"/>
                <w:szCs w:val="26"/>
                <w:bdr w:val="none" w:sz="0" w:space="0" w:color="auto" w:frame="1"/>
                <w:lang w:eastAsia="ru-RU"/>
              </w:rPr>
              <w:t>Минусы</w:t>
            </w:r>
          </w:p>
        </w:tc>
      </w:tr>
      <w:tr w:rsidR="004B3B75" w:rsidRPr="00086511" w:rsidTr="0037073C">
        <w:tc>
          <w:tcPr>
            <w:tcW w:w="0" w:type="auto"/>
            <w:hideMark/>
          </w:tcPr>
          <w:p w:rsidR="005C5E84" w:rsidRPr="00086511" w:rsidRDefault="005C5E84" w:rsidP="004B3B75">
            <w:pPr>
              <w:spacing w:line="360" w:lineRule="auto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</w:pPr>
            <w:r w:rsidRPr="004B3B75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bdr w:val="none" w:sz="0" w:space="0" w:color="auto" w:frame="1"/>
                <w:lang w:eastAsia="ru-RU"/>
              </w:rPr>
              <w:t>SADT</w:t>
            </w:r>
          </w:p>
        </w:tc>
        <w:tc>
          <w:tcPr>
            <w:tcW w:w="0" w:type="auto"/>
            <w:hideMark/>
          </w:tcPr>
          <w:p w:rsidR="005C5E84" w:rsidRPr="00086511" w:rsidRDefault="005C5E84" w:rsidP="004B3B75">
            <w:pPr>
              <w:spacing w:line="360" w:lineRule="auto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</w:pPr>
            <w:r w:rsidRPr="004B3B75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bdr w:val="none" w:sz="0" w:space="0" w:color="auto" w:frame="1"/>
                <w:lang w:eastAsia="ru-RU"/>
              </w:rPr>
              <w:t>Визуальное представление потоков данных и процессов</w:t>
            </w:r>
          </w:p>
        </w:tc>
        <w:tc>
          <w:tcPr>
            <w:tcW w:w="0" w:type="auto"/>
            <w:hideMark/>
          </w:tcPr>
          <w:p w:rsidR="005C5E84" w:rsidRPr="00086511" w:rsidRDefault="005C5E84" w:rsidP="004B3B75">
            <w:pPr>
              <w:spacing w:line="360" w:lineRule="auto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</w:pPr>
            <w:r w:rsidRPr="004B3B75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bdr w:val="none" w:sz="0" w:space="0" w:color="auto" w:frame="1"/>
                <w:lang w:eastAsia="ru-RU"/>
              </w:rPr>
              <w:t>Четкость структуры, простота понимания и документооборота</w:t>
            </w:r>
          </w:p>
        </w:tc>
        <w:tc>
          <w:tcPr>
            <w:tcW w:w="0" w:type="auto"/>
            <w:hideMark/>
          </w:tcPr>
          <w:p w:rsidR="005C5E84" w:rsidRPr="00086511" w:rsidRDefault="005C5E84" w:rsidP="004B3B75">
            <w:pPr>
              <w:spacing w:line="360" w:lineRule="auto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</w:pPr>
            <w:r w:rsidRPr="004B3B75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bdr w:val="none" w:sz="0" w:space="0" w:color="auto" w:frame="1"/>
                <w:lang w:eastAsia="ru-RU"/>
              </w:rPr>
              <w:t>Ограниченность в гибкости при работе с большими системами</w:t>
            </w:r>
          </w:p>
        </w:tc>
      </w:tr>
      <w:tr w:rsidR="004B3B75" w:rsidRPr="00086511" w:rsidTr="0037073C">
        <w:tc>
          <w:tcPr>
            <w:tcW w:w="0" w:type="auto"/>
            <w:hideMark/>
          </w:tcPr>
          <w:p w:rsidR="005C5E84" w:rsidRPr="00086511" w:rsidRDefault="005C5E84" w:rsidP="004B3B75">
            <w:pPr>
              <w:spacing w:line="360" w:lineRule="auto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</w:pPr>
            <w:r w:rsidRPr="004B3B75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bdr w:val="none" w:sz="0" w:space="0" w:color="auto" w:frame="1"/>
                <w:lang w:eastAsia="ru-RU"/>
              </w:rPr>
              <w:t>CASE</w:t>
            </w:r>
          </w:p>
        </w:tc>
        <w:tc>
          <w:tcPr>
            <w:tcW w:w="0" w:type="auto"/>
            <w:hideMark/>
          </w:tcPr>
          <w:p w:rsidR="005C5E84" w:rsidRPr="00086511" w:rsidRDefault="005C5E84" w:rsidP="004B3B75">
            <w:pPr>
              <w:spacing w:line="360" w:lineRule="auto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</w:pPr>
            <w:r w:rsidRPr="004B3B75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bdr w:val="none" w:sz="0" w:space="0" w:color="auto" w:frame="1"/>
                <w:lang w:eastAsia="ru-RU"/>
              </w:rPr>
              <w:t>Комплекс инструментов для автоматизации всех этапов разработки</w:t>
            </w:r>
          </w:p>
        </w:tc>
        <w:tc>
          <w:tcPr>
            <w:tcW w:w="0" w:type="auto"/>
            <w:hideMark/>
          </w:tcPr>
          <w:p w:rsidR="005C5E84" w:rsidRPr="00086511" w:rsidRDefault="005C5E84" w:rsidP="004B3B75">
            <w:pPr>
              <w:spacing w:line="360" w:lineRule="auto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</w:pPr>
            <w:r w:rsidRPr="004B3B75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bdr w:val="none" w:sz="0" w:space="0" w:color="auto" w:frame="1"/>
                <w:lang w:eastAsia="ru-RU"/>
              </w:rPr>
              <w:t>Ускорение разработки, повышение точности и качества</w:t>
            </w:r>
          </w:p>
        </w:tc>
        <w:tc>
          <w:tcPr>
            <w:tcW w:w="0" w:type="auto"/>
            <w:hideMark/>
          </w:tcPr>
          <w:p w:rsidR="005C5E84" w:rsidRPr="00086511" w:rsidRDefault="005C5E84" w:rsidP="004B3B75">
            <w:pPr>
              <w:spacing w:line="360" w:lineRule="auto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</w:pPr>
            <w:r w:rsidRPr="004B3B75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bdr w:val="none" w:sz="0" w:space="0" w:color="auto" w:frame="1"/>
                <w:lang w:eastAsia="ru-RU"/>
              </w:rPr>
              <w:t>Высокая стоимость лицензий и необходимость квалифицированных кадров</w:t>
            </w:r>
          </w:p>
        </w:tc>
      </w:tr>
      <w:tr w:rsidR="004B3B75" w:rsidRPr="00086511" w:rsidTr="0037073C">
        <w:tc>
          <w:tcPr>
            <w:tcW w:w="0" w:type="auto"/>
            <w:hideMark/>
          </w:tcPr>
          <w:p w:rsidR="005C5E84" w:rsidRPr="00086511" w:rsidRDefault="005C5E84" w:rsidP="004B3B75">
            <w:pPr>
              <w:spacing w:line="360" w:lineRule="auto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</w:pPr>
            <w:r w:rsidRPr="004B3B75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bdr w:val="none" w:sz="0" w:space="0" w:color="auto" w:frame="1"/>
                <w:lang w:eastAsia="ru-RU"/>
              </w:rPr>
              <w:t>OOAD</w:t>
            </w:r>
          </w:p>
        </w:tc>
        <w:tc>
          <w:tcPr>
            <w:tcW w:w="0" w:type="auto"/>
            <w:hideMark/>
          </w:tcPr>
          <w:p w:rsidR="005C5E84" w:rsidRPr="00086511" w:rsidRDefault="005C5E84" w:rsidP="004B3B75">
            <w:pPr>
              <w:spacing w:line="360" w:lineRule="auto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</w:pPr>
            <w:r w:rsidRPr="004B3B75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bdr w:val="none" w:sz="0" w:space="0" w:color="auto" w:frame="1"/>
                <w:lang w:eastAsia="ru-RU"/>
              </w:rPr>
              <w:t>Основан на объектах и классах, поддерживает абстракцию, наследование и полиморфизм</w:t>
            </w:r>
          </w:p>
        </w:tc>
        <w:tc>
          <w:tcPr>
            <w:tcW w:w="0" w:type="auto"/>
            <w:hideMark/>
          </w:tcPr>
          <w:p w:rsidR="005C5E84" w:rsidRPr="00086511" w:rsidRDefault="005C5E84" w:rsidP="004B3B75">
            <w:pPr>
              <w:spacing w:line="360" w:lineRule="auto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</w:pPr>
            <w:r w:rsidRPr="004B3B75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bdr w:val="none" w:sz="0" w:space="0" w:color="auto" w:frame="1"/>
                <w:lang w:eastAsia="ru-RU"/>
              </w:rPr>
              <w:t>Упрощенная разработка крупных систем, высокая степень повторного использования</w:t>
            </w:r>
          </w:p>
        </w:tc>
        <w:tc>
          <w:tcPr>
            <w:tcW w:w="0" w:type="auto"/>
            <w:hideMark/>
          </w:tcPr>
          <w:p w:rsidR="005C5E84" w:rsidRPr="00086511" w:rsidRDefault="005C5E84" w:rsidP="004B3B75">
            <w:pPr>
              <w:spacing w:line="360" w:lineRule="auto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</w:pPr>
            <w:r w:rsidRPr="004B3B75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bdr w:val="none" w:sz="0" w:space="0" w:color="auto" w:frame="1"/>
                <w:lang w:eastAsia="ru-RU"/>
              </w:rPr>
              <w:t>Сложность изучения принципов объектно-ориентированного программирования</w:t>
            </w:r>
          </w:p>
        </w:tc>
      </w:tr>
      <w:tr w:rsidR="004B3B75" w:rsidRPr="00086511" w:rsidTr="0037073C">
        <w:tc>
          <w:tcPr>
            <w:tcW w:w="0" w:type="auto"/>
            <w:hideMark/>
          </w:tcPr>
          <w:p w:rsidR="005C5E84" w:rsidRPr="00086511" w:rsidRDefault="005C5E84" w:rsidP="004B3B75">
            <w:pPr>
              <w:spacing w:line="360" w:lineRule="auto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</w:pPr>
            <w:r w:rsidRPr="004B3B75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bdr w:val="none" w:sz="0" w:space="0" w:color="auto" w:frame="1"/>
                <w:lang w:eastAsia="ru-RU"/>
              </w:rPr>
              <w:t>UML</w:t>
            </w:r>
          </w:p>
        </w:tc>
        <w:tc>
          <w:tcPr>
            <w:tcW w:w="0" w:type="auto"/>
            <w:hideMark/>
          </w:tcPr>
          <w:p w:rsidR="005C5E84" w:rsidRPr="00086511" w:rsidRDefault="005C5E84" w:rsidP="004B3B75">
            <w:pPr>
              <w:spacing w:line="360" w:lineRule="auto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</w:pPr>
            <w:r w:rsidRPr="004B3B75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bdr w:val="none" w:sz="0" w:space="0" w:color="auto" w:frame="1"/>
                <w:lang w:eastAsia="ru-RU"/>
              </w:rPr>
              <w:t xml:space="preserve">Универсальный язык моделирования, включает множество </w:t>
            </w:r>
            <w:r w:rsidRPr="004B3B75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bdr w:val="none" w:sz="0" w:space="0" w:color="auto" w:frame="1"/>
                <w:lang w:eastAsia="ru-RU"/>
              </w:rPr>
              <w:lastRenderedPageBreak/>
              <w:t>типов диаграмм</w:t>
            </w:r>
          </w:p>
        </w:tc>
        <w:tc>
          <w:tcPr>
            <w:tcW w:w="0" w:type="auto"/>
            <w:hideMark/>
          </w:tcPr>
          <w:p w:rsidR="005C5E84" w:rsidRPr="00086511" w:rsidRDefault="005C5E84" w:rsidP="004B3B75">
            <w:pPr>
              <w:spacing w:line="360" w:lineRule="auto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</w:pPr>
            <w:r w:rsidRPr="004B3B75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bdr w:val="none" w:sz="0" w:space="0" w:color="auto" w:frame="1"/>
                <w:lang w:eastAsia="ru-RU"/>
              </w:rPr>
              <w:lastRenderedPageBreak/>
              <w:t xml:space="preserve">Наглядность, универсальность применимости, </w:t>
            </w:r>
            <w:r w:rsidRPr="004B3B75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bdr w:val="none" w:sz="0" w:space="0" w:color="auto" w:frame="1"/>
                <w:lang w:eastAsia="ru-RU"/>
              </w:rPr>
              <w:lastRenderedPageBreak/>
              <w:t>стандартизация</w:t>
            </w:r>
          </w:p>
        </w:tc>
        <w:tc>
          <w:tcPr>
            <w:tcW w:w="0" w:type="auto"/>
            <w:hideMark/>
          </w:tcPr>
          <w:p w:rsidR="005C5E84" w:rsidRPr="00086511" w:rsidRDefault="005C5E84" w:rsidP="004B3B75">
            <w:pPr>
              <w:spacing w:line="360" w:lineRule="auto"/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lang w:eastAsia="ru-RU"/>
              </w:rPr>
            </w:pPr>
            <w:r w:rsidRPr="004B3B75">
              <w:rPr>
                <w:rFonts w:ascii="Times New Roman" w:eastAsia="Times New Roman" w:hAnsi="Times New Roman" w:cs="Times New Roman"/>
                <w:spacing w:val="-5"/>
                <w:sz w:val="26"/>
                <w:szCs w:val="26"/>
                <w:bdr w:val="none" w:sz="0" w:space="0" w:color="auto" w:frame="1"/>
                <w:lang w:eastAsia="ru-RU"/>
              </w:rPr>
              <w:lastRenderedPageBreak/>
              <w:t>Избыточность деталей при простом проекте</w:t>
            </w:r>
          </w:p>
        </w:tc>
      </w:tr>
    </w:tbl>
    <w:p w:rsidR="005C5E84" w:rsidRPr="004B3B75" w:rsidRDefault="005C5E84" w:rsidP="004B3B75">
      <w:pPr>
        <w:spacing w:after="0" w:line="360" w:lineRule="auto"/>
        <w:rPr>
          <w:rFonts w:ascii="Times New Roman" w:hAnsi="Times New Roman" w:cs="Times New Roman"/>
          <w:color w:val="FF0000"/>
          <w:sz w:val="26"/>
          <w:szCs w:val="26"/>
        </w:rPr>
      </w:pP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SADT (Structured Analysis &amp; Design Technique) — методика структурированного анализа и проектирования, основанная на визуальном представлении задач и функций системы. 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CASE-средства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CASE – это комплекс программных инструментов для автоматизации этапов разработки программного обеспечения, включая анализ, проектирование, тестирование и сопровождение.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Объектно-ориентированный анализ и проектирование (OOAD)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ООАД – это методология проектирования программных систем, основанная на принципах объектно-ориентированной парадигмы. Используется для моделирования систем, разделения на классы и объекты. Инструментальные средства: UML-диаграммы, BPWin, AR</w:t>
      </w:r>
      <w:r w:rsidRPr="004B3B75">
        <w:rPr>
          <w:rFonts w:ascii="Times New Roman" w:hAnsi="Times New Roman" w:cs="Times New Roman"/>
          <w:sz w:val="26"/>
          <w:szCs w:val="26"/>
          <w:lang w:val="en-US"/>
        </w:rPr>
        <w:t>IS</w:t>
      </w:r>
      <w:r w:rsidRPr="004B3B75">
        <w:rPr>
          <w:rFonts w:ascii="Times New Roman" w:hAnsi="Times New Roman" w:cs="Times New Roman"/>
          <w:sz w:val="26"/>
          <w:szCs w:val="26"/>
        </w:rPr>
        <w:t>.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UML, языки UML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UM</w:t>
      </w:r>
      <w:r w:rsidRPr="004B3B75">
        <w:rPr>
          <w:rFonts w:ascii="Times New Roman" w:hAnsi="Times New Roman" w:cs="Times New Roman"/>
          <w:sz w:val="26"/>
          <w:szCs w:val="26"/>
          <w:lang w:val="en-US"/>
        </w:rPr>
        <w:t>L</w:t>
      </w:r>
      <w:r w:rsidRPr="0032003E">
        <w:rPr>
          <w:rFonts w:ascii="Times New Roman" w:hAnsi="Times New Roman" w:cs="Times New Roman"/>
          <w:sz w:val="26"/>
          <w:szCs w:val="26"/>
        </w:rPr>
        <w:t xml:space="preserve"> </w:t>
      </w:r>
      <w:r w:rsidRPr="004B3B75">
        <w:rPr>
          <w:rFonts w:ascii="Times New Roman" w:hAnsi="Times New Roman" w:cs="Times New Roman"/>
          <w:sz w:val="26"/>
          <w:szCs w:val="26"/>
        </w:rPr>
        <w:t>– это унифицированный язык моделирования, разработанный для визуализации, спецификации, конструирования и документирования артефактов программных систем.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Группа разработчиков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Группа разработчиков включает: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1. </w:t>
      </w:r>
      <w:proofErr w:type="gramStart"/>
      <w:r w:rsidRPr="004B3B75">
        <w:rPr>
          <w:rFonts w:ascii="Times New Roman" w:hAnsi="Times New Roman" w:cs="Times New Roman"/>
          <w:sz w:val="26"/>
          <w:szCs w:val="26"/>
        </w:rPr>
        <w:t>Бизнес-аналитики</w:t>
      </w:r>
      <w:proofErr w:type="gramEnd"/>
      <w:r w:rsidRPr="004B3B75">
        <w:rPr>
          <w:rFonts w:ascii="Times New Roman" w:hAnsi="Times New Roman" w:cs="Times New Roman"/>
          <w:sz w:val="26"/>
          <w:szCs w:val="26"/>
        </w:rPr>
        <w:t xml:space="preserve"> – отвечают за сбор и анализ требований.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2. Архитекторы – за проектирование архитектуры и интерфейсов.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3. Программисты – </w:t>
      </w:r>
      <w:proofErr w:type="gramStart"/>
      <w:r w:rsidRPr="004B3B75">
        <w:rPr>
          <w:rFonts w:ascii="Times New Roman" w:hAnsi="Times New Roman" w:cs="Times New Roman"/>
          <w:sz w:val="26"/>
          <w:szCs w:val="26"/>
        </w:rPr>
        <w:t>за</w:t>
      </w:r>
      <w:proofErr w:type="gramEnd"/>
      <w:r w:rsidRPr="004B3B75">
        <w:rPr>
          <w:rFonts w:ascii="Times New Roman" w:hAnsi="Times New Roman" w:cs="Times New Roman"/>
          <w:sz w:val="26"/>
          <w:szCs w:val="26"/>
        </w:rPr>
        <w:t xml:space="preserve"> реализация программного кода.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4. Тестировщики – </w:t>
      </w:r>
      <w:proofErr w:type="gramStart"/>
      <w:r w:rsidRPr="004B3B75">
        <w:rPr>
          <w:rFonts w:ascii="Times New Roman" w:hAnsi="Times New Roman" w:cs="Times New Roman"/>
          <w:sz w:val="26"/>
          <w:szCs w:val="26"/>
        </w:rPr>
        <w:t>за</w:t>
      </w:r>
      <w:proofErr w:type="gramEnd"/>
      <w:r w:rsidRPr="004B3B75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B3B75">
        <w:rPr>
          <w:rFonts w:ascii="Times New Roman" w:hAnsi="Times New Roman" w:cs="Times New Roman"/>
          <w:sz w:val="26"/>
          <w:szCs w:val="26"/>
        </w:rPr>
        <w:t>проверка</w:t>
      </w:r>
      <w:proofErr w:type="gramEnd"/>
      <w:r w:rsidRPr="004B3B75">
        <w:rPr>
          <w:rFonts w:ascii="Times New Roman" w:hAnsi="Times New Roman" w:cs="Times New Roman"/>
          <w:sz w:val="26"/>
          <w:szCs w:val="26"/>
        </w:rPr>
        <w:t xml:space="preserve"> работоспособности и качества продукта.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5. Руководитель проекта – </w:t>
      </w:r>
      <w:proofErr w:type="gramStart"/>
      <w:r w:rsidRPr="004B3B75">
        <w:rPr>
          <w:rFonts w:ascii="Times New Roman" w:hAnsi="Times New Roman" w:cs="Times New Roman"/>
          <w:sz w:val="26"/>
          <w:szCs w:val="26"/>
        </w:rPr>
        <w:t>за</w:t>
      </w:r>
      <w:proofErr w:type="gramEnd"/>
      <w:r w:rsidRPr="004B3B75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B3B75">
        <w:rPr>
          <w:rFonts w:ascii="Times New Roman" w:hAnsi="Times New Roman" w:cs="Times New Roman"/>
          <w:sz w:val="26"/>
          <w:szCs w:val="26"/>
        </w:rPr>
        <w:t>координация</w:t>
      </w:r>
      <w:proofErr w:type="gramEnd"/>
      <w:r w:rsidRPr="004B3B75">
        <w:rPr>
          <w:rFonts w:ascii="Times New Roman" w:hAnsi="Times New Roman" w:cs="Times New Roman"/>
          <w:sz w:val="26"/>
          <w:szCs w:val="26"/>
        </w:rPr>
        <w:t xml:space="preserve"> работы и руководство проектом.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Заключение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Мы котики все поняли</w:t>
      </w:r>
    </w:p>
    <w:p w:rsidR="005C5E84" w:rsidRPr="0037073C" w:rsidRDefault="0037073C" w:rsidP="0037073C">
      <w:pPr>
        <w:pStyle w:val="1"/>
        <w:jc w:val="center"/>
        <w:rPr>
          <w:rFonts w:cs="Times New Roman"/>
          <w:szCs w:val="26"/>
        </w:rPr>
      </w:pPr>
      <w:bookmarkStart w:id="4" w:name="_Toc210837446"/>
      <w:r w:rsidRPr="0037073C">
        <w:rPr>
          <w:rFonts w:cs="Times New Roman"/>
          <w:color w:val="auto"/>
          <w:szCs w:val="26"/>
        </w:rPr>
        <w:t>Практическая работа</w:t>
      </w:r>
      <w:r w:rsidR="005C5E84" w:rsidRPr="0037073C">
        <w:rPr>
          <w:rFonts w:cs="Times New Roman"/>
          <w:color w:val="auto"/>
          <w:szCs w:val="26"/>
        </w:rPr>
        <w:t xml:space="preserve"> 5</w:t>
      </w:r>
      <w:bookmarkEnd w:id="4"/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Проектирование ПО – это процесс формирования детального представления о структуре, компонентах и взаимодействии элементов программного обеспечения, исходя из поставленных заказчиком требований и задач. Концептуальная </w:t>
      </w:r>
      <w:r w:rsidRPr="004B3B75">
        <w:rPr>
          <w:rFonts w:ascii="Times New Roman" w:hAnsi="Times New Roman" w:cs="Times New Roman"/>
          <w:sz w:val="26"/>
          <w:szCs w:val="26"/>
        </w:rPr>
        <w:lastRenderedPageBreak/>
        <w:t>архитектура – это высокоуровневое представление общей структуры программного продукта, показывающее взаимодействие главных компонентов системы и общий принцип её функционирования. Архитектурный стиль – это способ организации компонентов и связей между ними, используемый для создания единой конструкции программного обеспечения.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Модуль – это относительно самостоятельная единица программного обеспечения, решающая одну отдельную задачу и имеющая чёткую границу ответственности.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Компонент – это комплексный программный элемент, содержащий группу взаимосвязанных модулей и выполняющий крупную функцию в рамках системы. Может зависеть от внешних сервисов или ресурсов.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Фреймворк – это набор предварительно подготовленных решений и инструментов, используемых для ускорения и облегчения процесса разработки.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Слабая связанность – это принцип проектирования, при котором компоненты имеют минимальное количество зависимостей друг от друга.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Сквозная функциональность – это функционал, который проходит через разные слои или уровни архитектуры системы.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Портирование ПО – это процедура переноса программного обеспечения на другую аппаратную платформу или операционную систему с целью сохранения работоспособности.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Программный код – это последовательность инструкций, написанных на каком-либо языке программирования, предназначенная для выполнения вычислительных задач и управления работой компьютера.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Структура кода – это организация программного кода в программу, подразумевающая группировку классов, функций, процедур и переменных определенным образом для удобства чтения, понимания и поддержания проекта.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Заключение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Сигма все понял</w:t>
      </w:r>
    </w:p>
    <w:p w:rsidR="005C5E84" w:rsidRPr="0037073C" w:rsidRDefault="0037073C" w:rsidP="0037073C">
      <w:pPr>
        <w:pStyle w:val="1"/>
        <w:jc w:val="center"/>
        <w:rPr>
          <w:rFonts w:cs="Times New Roman"/>
          <w:color w:val="auto"/>
          <w:szCs w:val="26"/>
        </w:rPr>
      </w:pPr>
      <w:bookmarkStart w:id="5" w:name="_Toc210837447"/>
      <w:r w:rsidRPr="0037073C">
        <w:rPr>
          <w:rFonts w:cs="Times New Roman"/>
          <w:color w:val="auto"/>
          <w:szCs w:val="26"/>
        </w:rPr>
        <w:t>Практическая работа</w:t>
      </w:r>
      <w:r w:rsidR="005C5E84" w:rsidRPr="0037073C">
        <w:rPr>
          <w:rFonts w:cs="Times New Roman"/>
          <w:color w:val="auto"/>
          <w:szCs w:val="26"/>
        </w:rPr>
        <w:t xml:space="preserve"> 6</w:t>
      </w:r>
      <w:bookmarkEnd w:id="5"/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Определения ключевых понятий в области тестирования программного обеспечения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lastRenderedPageBreak/>
        <w:t>Комплексное тестирование – это процесс проверки функциональности системы в целом.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Отладка – это процесс выявления и устранения ошибок в исходном коде программы.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Тест – это экспериментальная процедура для оценки качества продукта путем сравнения фактического результата с ожидаемым результатом.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Верификация – это проверка соответствия промежуточных результатов разработки установленным спецификациям и стандартам.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Цикл тестирования – это повторяемый цикл работ над продуктом.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Модульное тестирование – это методология тестирования отдельных модулей программы изолированно друг от друга, проверяя правильность реализации каждой отдельной части.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Интеграционное тестирование – это этап тестирования, направленный на проверку взаимодействия модулей программы между собой.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Системное тестирование – это комплексная проверка всего функционала системы целиком перед её передачей заказчику.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Выходное тестирование – это завершающая стадия тестирования, цель которой подтвердить готовность системы к эксплуатации пользователями.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Программная ошибка – это дефект или сбой в программе.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Регрессионное тестирование – это тестирование системы повторно после внесения изменений в код.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Тестирование «черного ящика» – это тестирование, проводимое без знания внутренней структуры программы, исключительно на основе интерфейса пользователя.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Тестирование «белого ящика» - это тестирование, основанное на анализе внутреннего устройства программы, включая структуру кода и алгоритмы.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Трассировка – это сбор подробной информации о выполнении программы, используемой для диагностики и анализа происходящего внутри программы.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Тестовые сценарии – это пошаговая инструкция, определяющая порядок действий и ожидаемые результаты при проведении тестирования.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Три закона программотехники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lastRenderedPageBreak/>
        <w:t>Закон универсальности – если программа способна выполнить любую операцию, значит, она должна быть готова обрабатывать любые возможные случаи ввода данных.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Закон стабильности – программа должна продолжать стабильно функционировать даже при возникновении ошибок.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Закон простоты – чем проще структура программы, тем легче её поддерживать и развивать.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Разработка программы на Python</w:t>
      </w:r>
    </w:p>
    <w:p w:rsidR="005C5E84" w:rsidRPr="004B3B75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Задача: рассчитать площадь треугольника по длинам его сторон.</w:t>
      </w:r>
    </w:p>
    <w:p w:rsidR="005C5E84" w:rsidRPr="004B3B75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Программа принимает три числа — стороны треугольника A, B и C, вычисляет площадь треугольника и выводит результат. Для правильного функционирования программа должна проверять корректность вводимых данных.</w:t>
      </w:r>
    </w:p>
    <w:p w:rsidR="005C5E84" w:rsidRPr="004B3B75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B3B75">
        <w:rPr>
          <w:rFonts w:ascii="Times New Roman" w:hAnsi="Times New Roman" w:cs="Times New Roman"/>
          <w:sz w:val="26"/>
          <w:szCs w:val="26"/>
        </w:rPr>
        <w:t>import</w:t>
      </w:r>
      <w:proofErr w:type="spellEnd"/>
      <w:r w:rsidRPr="004B3B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B75">
        <w:rPr>
          <w:rFonts w:ascii="Times New Roman" w:hAnsi="Times New Roman" w:cs="Times New Roman"/>
          <w:sz w:val="26"/>
          <w:szCs w:val="26"/>
        </w:rPr>
        <w:t>math</w:t>
      </w:r>
      <w:proofErr w:type="spellEnd"/>
    </w:p>
    <w:p w:rsidR="005C5E84" w:rsidRPr="0032003E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32003E">
        <w:rPr>
          <w:rFonts w:ascii="Times New Roman" w:hAnsi="Times New Roman" w:cs="Times New Roman"/>
          <w:sz w:val="26"/>
          <w:szCs w:val="26"/>
          <w:lang w:val="en-US"/>
        </w:rPr>
        <w:t>def</w:t>
      </w:r>
      <w:proofErr w:type="spellEnd"/>
      <w:proofErr w:type="gramEnd"/>
      <w:r w:rsidRPr="003200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2003E">
        <w:rPr>
          <w:rFonts w:ascii="Times New Roman" w:hAnsi="Times New Roman" w:cs="Times New Roman"/>
          <w:sz w:val="26"/>
          <w:szCs w:val="26"/>
          <w:lang w:val="en-US"/>
        </w:rPr>
        <w:t>calculate_triangle_area</w:t>
      </w:r>
      <w:proofErr w:type="spellEnd"/>
      <w:r w:rsidRPr="0032003E">
        <w:rPr>
          <w:rFonts w:ascii="Times New Roman" w:hAnsi="Times New Roman" w:cs="Times New Roman"/>
          <w:sz w:val="26"/>
          <w:szCs w:val="26"/>
          <w:lang w:val="en-US"/>
        </w:rPr>
        <w:t>(a, b, c):</w:t>
      </w:r>
    </w:p>
    <w:p w:rsidR="005C5E84" w:rsidRPr="004B3B75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2003E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r w:rsidRPr="004B3B75">
        <w:rPr>
          <w:rFonts w:ascii="Times New Roman" w:hAnsi="Times New Roman" w:cs="Times New Roman"/>
          <w:sz w:val="26"/>
          <w:szCs w:val="26"/>
        </w:rPr>
        <w:t># Проверка на корректность сторон треугольника</w:t>
      </w:r>
    </w:p>
    <w:p w:rsidR="005C5E84" w:rsidRPr="004B3B75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4B3B75">
        <w:rPr>
          <w:rFonts w:ascii="Times New Roman" w:hAnsi="Times New Roman" w:cs="Times New Roman"/>
          <w:sz w:val="26"/>
          <w:szCs w:val="26"/>
        </w:rPr>
        <w:t>if</w:t>
      </w:r>
      <w:proofErr w:type="spellEnd"/>
      <w:r w:rsidRPr="004B3B75">
        <w:rPr>
          <w:rFonts w:ascii="Times New Roman" w:hAnsi="Times New Roman" w:cs="Times New Roman"/>
          <w:sz w:val="26"/>
          <w:szCs w:val="26"/>
        </w:rPr>
        <w:t xml:space="preserve"> a + b &lt;= c </w:t>
      </w:r>
      <w:proofErr w:type="spellStart"/>
      <w:r w:rsidRPr="004B3B75">
        <w:rPr>
          <w:rFonts w:ascii="Times New Roman" w:hAnsi="Times New Roman" w:cs="Times New Roman"/>
          <w:sz w:val="26"/>
          <w:szCs w:val="26"/>
        </w:rPr>
        <w:t>or</w:t>
      </w:r>
      <w:proofErr w:type="spellEnd"/>
      <w:r w:rsidRPr="004B3B75">
        <w:rPr>
          <w:rFonts w:ascii="Times New Roman" w:hAnsi="Times New Roman" w:cs="Times New Roman"/>
          <w:sz w:val="26"/>
          <w:szCs w:val="26"/>
        </w:rPr>
        <w:t xml:space="preserve"> a + c &lt;= b </w:t>
      </w:r>
      <w:proofErr w:type="spellStart"/>
      <w:r w:rsidRPr="004B3B75">
        <w:rPr>
          <w:rFonts w:ascii="Times New Roman" w:hAnsi="Times New Roman" w:cs="Times New Roman"/>
          <w:sz w:val="26"/>
          <w:szCs w:val="26"/>
        </w:rPr>
        <w:t>or</w:t>
      </w:r>
      <w:proofErr w:type="spellEnd"/>
      <w:r w:rsidRPr="004B3B75">
        <w:rPr>
          <w:rFonts w:ascii="Times New Roman" w:hAnsi="Times New Roman" w:cs="Times New Roman"/>
          <w:sz w:val="26"/>
          <w:szCs w:val="26"/>
        </w:rPr>
        <w:t xml:space="preserve"> b + c &lt;= a:</w:t>
      </w:r>
    </w:p>
    <w:p w:rsidR="005C5E84" w:rsidRPr="004B3B75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4B3B75">
        <w:rPr>
          <w:rFonts w:ascii="Times New Roman" w:hAnsi="Times New Roman" w:cs="Times New Roman"/>
          <w:sz w:val="26"/>
          <w:szCs w:val="26"/>
        </w:rPr>
        <w:t>return</w:t>
      </w:r>
      <w:proofErr w:type="spellEnd"/>
      <w:r w:rsidRPr="004B3B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B75">
        <w:rPr>
          <w:rFonts w:ascii="Times New Roman" w:hAnsi="Times New Roman" w:cs="Times New Roman"/>
          <w:sz w:val="26"/>
          <w:szCs w:val="26"/>
        </w:rPr>
        <w:t>None</w:t>
      </w:r>
      <w:proofErr w:type="spellEnd"/>
    </w:p>
    <w:p w:rsidR="005C5E84" w:rsidRPr="004B3B75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    # Вычисление площади по формуле Герона</w:t>
      </w:r>
    </w:p>
    <w:p w:rsidR="005C5E84" w:rsidRPr="0032003E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    </w:t>
      </w:r>
      <w:r w:rsidRPr="0032003E">
        <w:rPr>
          <w:rFonts w:ascii="Times New Roman" w:hAnsi="Times New Roman" w:cs="Times New Roman"/>
          <w:sz w:val="26"/>
          <w:szCs w:val="26"/>
          <w:lang w:val="en-US"/>
        </w:rPr>
        <w:t>s = (a + b + c) / 2</w:t>
      </w:r>
    </w:p>
    <w:p w:rsidR="005C5E84" w:rsidRPr="0032003E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32003E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proofErr w:type="gramStart"/>
      <w:r w:rsidRPr="0032003E">
        <w:rPr>
          <w:rFonts w:ascii="Times New Roman" w:hAnsi="Times New Roman" w:cs="Times New Roman"/>
          <w:sz w:val="26"/>
          <w:szCs w:val="26"/>
          <w:lang w:val="en-US"/>
        </w:rPr>
        <w:t>area</w:t>
      </w:r>
      <w:proofErr w:type="gramEnd"/>
      <w:r w:rsidRPr="0032003E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32003E">
        <w:rPr>
          <w:rFonts w:ascii="Times New Roman" w:hAnsi="Times New Roman" w:cs="Times New Roman"/>
          <w:sz w:val="26"/>
          <w:szCs w:val="26"/>
          <w:lang w:val="en-US"/>
        </w:rPr>
        <w:t>math.sqrt</w:t>
      </w:r>
      <w:proofErr w:type="spellEnd"/>
      <w:r w:rsidRPr="0032003E">
        <w:rPr>
          <w:rFonts w:ascii="Times New Roman" w:hAnsi="Times New Roman" w:cs="Times New Roman"/>
          <w:sz w:val="26"/>
          <w:szCs w:val="26"/>
          <w:lang w:val="en-US"/>
        </w:rPr>
        <w:t>(s * (s - a) * (s - b) * (s - c))</w:t>
      </w:r>
    </w:p>
    <w:p w:rsidR="005C5E84" w:rsidRPr="004B3B75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2003E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proofErr w:type="spellStart"/>
      <w:r w:rsidRPr="004B3B75">
        <w:rPr>
          <w:rFonts w:ascii="Times New Roman" w:hAnsi="Times New Roman" w:cs="Times New Roman"/>
          <w:sz w:val="26"/>
          <w:szCs w:val="26"/>
        </w:rPr>
        <w:t>return</w:t>
      </w:r>
      <w:proofErr w:type="spellEnd"/>
      <w:r w:rsidRPr="004B3B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B75">
        <w:rPr>
          <w:rFonts w:ascii="Times New Roman" w:hAnsi="Times New Roman" w:cs="Times New Roman"/>
          <w:sz w:val="26"/>
          <w:szCs w:val="26"/>
        </w:rPr>
        <w:t>round</w:t>
      </w:r>
      <w:proofErr w:type="spellEnd"/>
      <w:r w:rsidRPr="004B3B75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B3B75">
        <w:rPr>
          <w:rFonts w:ascii="Times New Roman" w:hAnsi="Times New Roman" w:cs="Times New Roman"/>
          <w:sz w:val="26"/>
          <w:szCs w:val="26"/>
        </w:rPr>
        <w:t>area</w:t>
      </w:r>
      <w:proofErr w:type="spellEnd"/>
      <w:r w:rsidRPr="004B3B75">
        <w:rPr>
          <w:rFonts w:ascii="Times New Roman" w:hAnsi="Times New Roman" w:cs="Times New Roman"/>
          <w:sz w:val="26"/>
          <w:szCs w:val="26"/>
        </w:rPr>
        <w:t>, 2)</w:t>
      </w:r>
    </w:p>
    <w:p w:rsidR="005C5E84" w:rsidRPr="004B3B75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# Примеры тестовых случаев</w:t>
      </w:r>
    </w:p>
    <w:p w:rsidR="005C5E84" w:rsidRPr="004B3B75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4B3B75">
        <w:rPr>
          <w:rFonts w:ascii="Times New Roman" w:hAnsi="Times New Roman" w:cs="Times New Roman"/>
          <w:sz w:val="26"/>
          <w:szCs w:val="26"/>
        </w:rPr>
        <w:t>test_cases</w:t>
      </w:r>
      <w:proofErr w:type="spellEnd"/>
      <w:r w:rsidRPr="004B3B75">
        <w:rPr>
          <w:rFonts w:ascii="Times New Roman" w:hAnsi="Times New Roman" w:cs="Times New Roman"/>
          <w:sz w:val="26"/>
          <w:szCs w:val="26"/>
        </w:rPr>
        <w:t xml:space="preserve"> = [</w:t>
      </w:r>
      <w:proofErr w:type="gramEnd"/>
    </w:p>
    <w:p w:rsidR="005C5E84" w:rsidRPr="004B3B75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    {"A": 3, "B": 4, "C": 5},      # Корректный прямоугольный треугольник</w:t>
      </w:r>
    </w:p>
    <w:p w:rsidR="005C5E84" w:rsidRPr="004B3B75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    {"A": 1, "B": 1, "C": 1},      # Равносторонний треугольник</w:t>
      </w:r>
    </w:p>
    <w:p w:rsidR="005C5E84" w:rsidRPr="004B3B75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    {"A": 8, "B": 15, "C": 17},    # Ещё один правильный случай</w:t>
      </w:r>
    </w:p>
    <w:p w:rsidR="005C5E84" w:rsidRPr="004B3B75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    {"A": 1, "B": 2, "C": 3},      # Некорректный случай (сумма двух сторон равна третьей стороне)</w:t>
      </w:r>
    </w:p>
    <w:p w:rsidR="005C5E84" w:rsidRPr="004B3B75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    {"A": -1, "B": 2, "C": 3},     # Некорректный случай (отрицательная сторона)</w:t>
      </w:r>
    </w:p>
    <w:p w:rsidR="005C5E84" w:rsidRPr="0032003E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32003E">
        <w:rPr>
          <w:rFonts w:ascii="Times New Roman" w:hAnsi="Times New Roman" w:cs="Times New Roman"/>
          <w:sz w:val="26"/>
          <w:szCs w:val="26"/>
          <w:lang w:val="en-US"/>
        </w:rPr>
        <w:t>]</w:t>
      </w:r>
    </w:p>
    <w:p w:rsidR="005C5E84" w:rsidRPr="0032003E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32003E">
        <w:rPr>
          <w:rFonts w:ascii="Times New Roman" w:hAnsi="Times New Roman" w:cs="Times New Roman"/>
          <w:sz w:val="26"/>
          <w:szCs w:val="26"/>
          <w:lang w:val="en-US"/>
        </w:rPr>
        <w:t>for</w:t>
      </w:r>
      <w:proofErr w:type="gramEnd"/>
      <w:r w:rsidRPr="0032003E">
        <w:rPr>
          <w:rFonts w:ascii="Times New Roman" w:hAnsi="Times New Roman" w:cs="Times New Roman"/>
          <w:sz w:val="26"/>
          <w:szCs w:val="26"/>
          <w:lang w:val="en-US"/>
        </w:rPr>
        <w:t xml:space="preserve"> case in </w:t>
      </w:r>
      <w:proofErr w:type="spellStart"/>
      <w:r w:rsidRPr="0032003E">
        <w:rPr>
          <w:rFonts w:ascii="Times New Roman" w:hAnsi="Times New Roman" w:cs="Times New Roman"/>
          <w:sz w:val="26"/>
          <w:szCs w:val="26"/>
          <w:lang w:val="en-US"/>
        </w:rPr>
        <w:t>test_cases</w:t>
      </w:r>
      <w:proofErr w:type="spellEnd"/>
      <w:r w:rsidRPr="0032003E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5C5E84" w:rsidRPr="0032003E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32003E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proofErr w:type="gramStart"/>
      <w:r w:rsidRPr="0032003E">
        <w:rPr>
          <w:rFonts w:ascii="Times New Roman" w:hAnsi="Times New Roman" w:cs="Times New Roman"/>
          <w:sz w:val="26"/>
          <w:szCs w:val="26"/>
          <w:lang w:val="en-US"/>
        </w:rPr>
        <w:t>result</w:t>
      </w:r>
      <w:proofErr w:type="gramEnd"/>
      <w:r w:rsidRPr="0032003E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32003E">
        <w:rPr>
          <w:rFonts w:ascii="Times New Roman" w:hAnsi="Times New Roman" w:cs="Times New Roman"/>
          <w:sz w:val="26"/>
          <w:szCs w:val="26"/>
          <w:lang w:val="en-US"/>
        </w:rPr>
        <w:t>calculate_triangle_area</w:t>
      </w:r>
      <w:proofErr w:type="spellEnd"/>
      <w:r w:rsidRPr="0032003E">
        <w:rPr>
          <w:rFonts w:ascii="Times New Roman" w:hAnsi="Times New Roman" w:cs="Times New Roman"/>
          <w:sz w:val="26"/>
          <w:szCs w:val="26"/>
          <w:lang w:val="en-US"/>
        </w:rPr>
        <w:t>(case["A"], case["B"], case["C"])</w:t>
      </w:r>
    </w:p>
    <w:p w:rsidR="005C5E84" w:rsidRPr="0032003E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32003E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    </w:t>
      </w:r>
      <w:proofErr w:type="gramStart"/>
      <w:r w:rsidRPr="0032003E">
        <w:rPr>
          <w:rFonts w:ascii="Times New Roman" w:hAnsi="Times New Roman" w:cs="Times New Roman"/>
          <w:sz w:val="26"/>
          <w:szCs w:val="26"/>
          <w:lang w:val="en-US"/>
        </w:rPr>
        <w:t>print(</w:t>
      </w:r>
      <w:proofErr w:type="gramEnd"/>
      <w:r w:rsidRPr="0032003E">
        <w:rPr>
          <w:rFonts w:ascii="Times New Roman" w:hAnsi="Times New Roman" w:cs="Times New Roman"/>
          <w:sz w:val="26"/>
          <w:szCs w:val="26"/>
          <w:lang w:val="en-US"/>
        </w:rPr>
        <w:t>f"</w:t>
      </w:r>
      <w:r w:rsidRPr="004B3B75">
        <w:rPr>
          <w:rFonts w:ascii="Times New Roman" w:hAnsi="Times New Roman" w:cs="Times New Roman"/>
          <w:sz w:val="26"/>
          <w:szCs w:val="26"/>
        </w:rPr>
        <w:t>Тест</w:t>
      </w:r>
      <w:r w:rsidRPr="0032003E">
        <w:rPr>
          <w:rFonts w:ascii="Times New Roman" w:hAnsi="Times New Roman" w:cs="Times New Roman"/>
          <w:sz w:val="26"/>
          <w:szCs w:val="26"/>
          <w:lang w:val="en-US"/>
        </w:rPr>
        <w:t xml:space="preserve">: {case['A']}, {case['B']}, {case['C']} =&gt; </w:t>
      </w:r>
      <w:r w:rsidRPr="004B3B75">
        <w:rPr>
          <w:rFonts w:ascii="Times New Roman" w:hAnsi="Times New Roman" w:cs="Times New Roman"/>
          <w:sz w:val="26"/>
          <w:szCs w:val="26"/>
        </w:rPr>
        <w:t>Результат</w:t>
      </w:r>
      <w:r w:rsidRPr="0032003E">
        <w:rPr>
          <w:rFonts w:ascii="Times New Roman" w:hAnsi="Times New Roman" w:cs="Times New Roman"/>
          <w:sz w:val="26"/>
          <w:szCs w:val="26"/>
          <w:lang w:val="en-US"/>
        </w:rPr>
        <w:t>: {result}")</w:t>
      </w:r>
    </w:p>
    <w:p w:rsidR="005C5E84" w:rsidRPr="004B3B75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21ED0650" wp14:editId="1D17F77E">
            <wp:extent cx="5940425" cy="242239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Определение сопровождения ПО (ИС)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Сопровождение ПО – это деятельность, направленная на поддержание работоспособности программного обеспечения после завершения этапа разработки и передачи пользователям.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Корректирующее сопровождение – это устранение обнаруженных дефектов и неисправностей.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Адаптационное сопровождение – это адаптация программы к изменениям внешней среды.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Предупредительное сопровождение – это профилактика возможных будущих проблем посредством улучшения архитектуры.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Перерабатывающее сопровождение – это модернизация существующей системы для добавления нового функционала или расширения возможностей.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Заключение</w:t>
      </w:r>
    </w:p>
    <w:p w:rsidR="005C5E84" w:rsidRPr="004B3B75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Мы котики зайки все поняли</w:t>
      </w:r>
    </w:p>
    <w:p w:rsidR="005C5E84" w:rsidRPr="004B3B75" w:rsidRDefault="0037073C" w:rsidP="0037073C">
      <w:pPr>
        <w:pStyle w:val="1"/>
        <w:jc w:val="center"/>
      </w:pPr>
      <w:bookmarkStart w:id="6" w:name="_Toc210837448"/>
      <w:r>
        <w:t>Практическая работа</w:t>
      </w:r>
      <w:r w:rsidR="005C5E84" w:rsidRPr="004B3B75">
        <w:t xml:space="preserve"> 7</w:t>
      </w:r>
      <w:bookmarkEnd w:id="6"/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Организационная структура - это внутренняя иерархия предприятия, определяющая отношения подчиненности, распределения полномочий и ответственности среди сотрудников и подразделений компании.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Структура управления – это система взаимосвязанных элементов, обеспечивающая эффективное руководство организацией и достижение её целей.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lastRenderedPageBreak/>
        <w:t>Элемент организационной структуры – это отдельный компонент организационной структуры, представляющий собой подразделение, отдел, группу работников или отдельную должность.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Уровни – это этапы иерархии власти внутри организации, характеризующиеся различиями в полномочиях, обязанностях и уровне принятия решений.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Регламентирование – это установление порядка действий, процедур и правил, обязательных для исполнения сотрудниками и подразделениями компании.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Нормирование – это процесс установления норм и стандартов труда, затрат ресурсов, сроков выполнения работ и иных показателей, необходимых для эффективной деятельности организации.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Инструктирование – это обучение персонала методам и процедурам выполнения поставленных задач путём разъяснения инструкций, регламентов и требований работодателя.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Делегирование – это передача руководителем части своих полномочий и ответственности другим сотрудникам или подразделениям для достижения конкретных целей и повышения эффективности управленческой деятельности.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Полномочия – это совокупность прав и возможностей сотрудника или подразделения осуществлять конкретные действия.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Ответственность – это обязанность лица отвечать перед руководством и коллегами за исполнение </w:t>
      </w:r>
      <w:proofErr w:type="gramStart"/>
      <w:r w:rsidRPr="004B3B75">
        <w:rPr>
          <w:rFonts w:ascii="Times New Roman" w:hAnsi="Times New Roman" w:cs="Times New Roman"/>
          <w:sz w:val="26"/>
          <w:szCs w:val="26"/>
        </w:rPr>
        <w:t>возложенных</w:t>
      </w:r>
      <w:proofErr w:type="gramEnd"/>
      <w:r w:rsidRPr="004B3B75">
        <w:rPr>
          <w:rFonts w:ascii="Times New Roman" w:hAnsi="Times New Roman" w:cs="Times New Roman"/>
          <w:sz w:val="26"/>
          <w:szCs w:val="26"/>
        </w:rPr>
        <w:t xml:space="preserve"> на него должностных.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Примеры популярных программ удалённого администрирования: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TeamViewer - Широко используемое решение для удалённого доступа и поддержки компьютеров через интернет.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AnyDesk -  Программа для быстрого и удобного подключения к удаленным ПК с возможностью передачи экрана и файлообмена.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Remote Desktop Connection - Стандартный инструмент Windows для удалённого подключения к рабочему столу другого компьютера.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5C5E84" w:rsidRPr="004B3B75" w:rsidRDefault="0037073C" w:rsidP="0037073C">
      <w:pPr>
        <w:pStyle w:val="1"/>
        <w:jc w:val="center"/>
      </w:pPr>
      <w:bookmarkStart w:id="7" w:name="_Toc210837449"/>
      <w:r>
        <w:t>Практическая работа</w:t>
      </w:r>
      <w:r w:rsidR="005C5E84" w:rsidRPr="004B3B75">
        <w:t xml:space="preserve"> 8</w:t>
      </w:r>
      <w:bookmarkEnd w:id="7"/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Руководство пользователя маркетплейса </w:t>
      </w:r>
      <w:proofErr w:type="spellStart"/>
      <w:r w:rsidRPr="004B3B75">
        <w:rPr>
          <w:rFonts w:ascii="Times New Roman" w:hAnsi="Times New Roman" w:cs="Times New Roman"/>
          <w:sz w:val="26"/>
          <w:szCs w:val="26"/>
        </w:rPr>
        <w:t>Ozon</w:t>
      </w:r>
      <w:proofErr w:type="spellEnd"/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Оглавление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lastRenderedPageBreak/>
        <w:t xml:space="preserve">1. Общие положения 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Настоящее руководство предназначено для помощи новым и опытным пользователям в освоении и эффективном использовании сервисов Озона.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2. Основные понятия и сокращения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3B75">
        <w:rPr>
          <w:rFonts w:ascii="Times New Roman" w:hAnsi="Times New Roman" w:cs="Times New Roman"/>
          <w:sz w:val="26"/>
          <w:szCs w:val="26"/>
        </w:rPr>
        <w:t>Ozon</w:t>
      </w:r>
      <w:proofErr w:type="spellEnd"/>
      <w:r w:rsidRPr="004B3B75">
        <w:rPr>
          <w:rFonts w:ascii="Times New Roman" w:hAnsi="Times New Roman" w:cs="Times New Roman"/>
          <w:sz w:val="26"/>
          <w:szCs w:val="26"/>
        </w:rPr>
        <w:t xml:space="preserve"> – это </w:t>
      </w:r>
      <w:proofErr w:type="gramStart"/>
      <w:r w:rsidRPr="004B3B75">
        <w:rPr>
          <w:rFonts w:ascii="Times New Roman" w:hAnsi="Times New Roman" w:cs="Times New Roman"/>
          <w:sz w:val="26"/>
          <w:szCs w:val="26"/>
        </w:rPr>
        <w:t>крупная</w:t>
      </w:r>
      <w:proofErr w:type="gramEnd"/>
      <w:r w:rsidRPr="004B3B75">
        <w:rPr>
          <w:rFonts w:ascii="Times New Roman" w:hAnsi="Times New Roman" w:cs="Times New Roman"/>
          <w:sz w:val="26"/>
          <w:szCs w:val="26"/>
        </w:rPr>
        <w:t xml:space="preserve"> русскоязычная онлайн-площадка, предоставляющая широкий ассортимент товаров и услуг. 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Продавец – это физическое или юридическое лицо, осуществляющее продажу товаров на площадке. 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Покупатель – это зарегистрированное лицо, совершающее покупку товаров на Озоне. 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Корзина – это область хранения выбранных товаров перед оформлением заказа. 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Заказ – это сформированная покупка, включающая выбранные товары, доставку и оплату. 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Возврат – это процедура возврата товара покупателю в случаях несоответствия качества или характеристик заявленным характеристикам.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3. Начало работы с </w:t>
      </w:r>
      <w:proofErr w:type="spellStart"/>
      <w:r w:rsidRPr="004B3B75">
        <w:rPr>
          <w:rFonts w:ascii="Times New Roman" w:hAnsi="Times New Roman" w:cs="Times New Roman"/>
          <w:sz w:val="26"/>
          <w:szCs w:val="26"/>
        </w:rPr>
        <w:t>Ozon</w:t>
      </w:r>
      <w:proofErr w:type="spellEnd"/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3.1 Загрузка и установка приложения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Следуя подсказкам установщика, завершите установку приложения. 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Запустите приложение на своём устройстве.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3.2 Создание учётной записи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Зарегистрируйтесь через свою социальную сеть либо войдите через телефон или e-</w:t>
      </w:r>
      <w:proofErr w:type="spellStart"/>
      <w:r w:rsidRPr="004B3B75">
        <w:rPr>
          <w:rFonts w:ascii="Times New Roman" w:hAnsi="Times New Roman" w:cs="Times New Roman"/>
          <w:sz w:val="26"/>
          <w:szCs w:val="26"/>
        </w:rPr>
        <w:t>mail</w:t>
      </w:r>
      <w:proofErr w:type="spellEnd"/>
      <w:r w:rsidRPr="004B3B75">
        <w:rPr>
          <w:rFonts w:ascii="Times New Roman" w:hAnsi="Times New Roman" w:cs="Times New Roman"/>
          <w:sz w:val="26"/>
          <w:szCs w:val="26"/>
        </w:rPr>
        <w:t>. Придумайте надёжный пароль для защиты вашей учётной записи. Завершите процедуру подтверждения через код, отправленный вам по SMS или электронной почте.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4. Навигация по сайту/мобильному приложению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Используйте главное меню, категории товаров и строку поиска для удобной навигации по услугам </w:t>
      </w:r>
      <w:proofErr w:type="spellStart"/>
      <w:r w:rsidRPr="004B3B75">
        <w:rPr>
          <w:rFonts w:ascii="Times New Roman" w:hAnsi="Times New Roman" w:cs="Times New Roman"/>
          <w:sz w:val="26"/>
          <w:szCs w:val="26"/>
          <w:lang w:val="en-US"/>
        </w:rPr>
        <w:t>Ozon</w:t>
      </w:r>
      <w:proofErr w:type="spellEnd"/>
      <w:r w:rsidRPr="004B3B75">
        <w:rPr>
          <w:rFonts w:ascii="Times New Roman" w:hAnsi="Times New Roman" w:cs="Times New Roman"/>
          <w:sz w:val="26"/>
          <w:szCs w:val="26"/>
        </w:rPr>
        <w:t>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5. Поиск товаров и подбор предложений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Воспользуйтесь строкой поиска вверху страницы или откройте каталог товаров. Задавайте ключевые запросы для сужения области поиска. Например, укажите бренд, тип товара или цену. 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6. Оформление покупки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lastRenderedPageBreak/>
        <w:t>Следуйте простому алгоритму: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Найдите подходящий товар и добавьте его в корзину. Начните оформление заказа, выбрав адрес доставки и предпочтительный способ оплаты. 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7. Способы доставки и отслеживания посылок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Озон предлагает разные способы доставки.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8. Возврат товаров и обмен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Чтобы оформить возврат: Перейдите в историю заказов личного кабинета выберите нужный заказ и инициируйте процедуру возврата, заполнив соответствующую заявку.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noProof/>
          <w:sz w:val="26"/>
          <w:szCs w:val="26"/>
          <w:lang w:eastAsia="ru-RU"/>
        </w:rPr>
        <w:drawing>
          <wp:inline distT="0" distB="0" distL="0" distR="0" wp14:anchorId="4EC0EAFD" wp14:editId="5A03BC28">
            <wp:extent cx="5940425" cy="3171006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E84" w:rsidRPr="004B3B75" w:rsidRDefault="0037073C" w:rsidP="0037073C">
      <w:pPr>
        <w:pStyle w:val="1"/>
        <w:jc w:val="center"/>
      </w:pPr>
      <w:bookmarkStart w:id="8" w:name="_Toc210837450"/>
      <w:r>
        <w:t xml:space="preserve">Практическая работа </w:t>
      </w:r>
      <w:r w:rsidR="005C5E84" w:rsidRPr="004B3B75">
        <w:t>9</w:t>
      </w:r>
      <w:bookmarkEnd w:id="8"/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Сертификация и лицензирование программного продукта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Сертификация услуг – это система менеджмента информационной безопасности.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Исключительное право (лицензионное соглашение): право владельца интеллектуальной собственности разрешать или запрещать третьим лицам использовать </w:t>
      </w:r>
      <w:proofErr w:type="gramStart"/>
      <w:r w:rsidRPr="004B3B75">
        <w:rPr>
          <w:rFonts w:ascii="Times New Roman" w:hAnsi="Times New Roman" w:cs="Times New Roman"/>
          <w:sz w:val="26"/>
          <w:szCs w:val="26"/>
        </w:rPr>
        <w:t>ПО</w:t>
      </w:r>
      <w:proofErr w:type="gramEnd"/>
      <w:r w:rsidRPr="004B3B75">
        <w:rPr>
          <w:rFonts w:ascii="Times New Roman" w:hAnsi="Times New Roman" w:cs="Times New Roman"/>
          <w:sz w:val="26"/>
          <w:szCs w:val="26"/>
        </w:rPr>
        <w:t>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Неисключительное право: предоставление нескольким лицам возможности пользоваться одним продуктом одновременно без ограничения числа копий.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GNU GPL – это свободное распространение, открытое программное обеспечение, обязательное сохранение лицензии для производных версий.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3B75">
        <w:rPr>
          <w:rFonts w:ascii="Times New Roman" w:hAnsi="Times New Roman" w:cs="Times New Roman"/>
          <w:sz w:val="26"/>
          <w:szCs w:val="26"/>
        </w:rPr>
        <w:lastRenderedPageBreak/>
        <w:t>FreeBSD</w:t>
      </w:r>
      <w:proofErr w:type="spellEnd"/>
      <w:r w:rsidRPr="004B3B7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3B75">
        <w:rPr>
          <w:rFonts w:ascii="Times New Roman" w:hAnsi="Times New Roman" w:cs="Times New Roman"/>
          <w:sz w:val="26"/>
          <w:szCs w:val="26"/>
        </w:rPr>
        <w:t>License</w:t>
      </w:r>
      <w:proofErr w:type="spellEnd"/>
      <w:r w:rsidRPr="004B3B75">
        <w:rPr>
          <w:rFonts w:ascii="Times New Roman" w:hAnsi="Times New Roman" w:cs="Times New Roman"/>
          <w:sz w:val="26"/>
          <w:szCs w:val="26"/>
        </w:rPr>
        <w:t xml:space="preserve"> – это разрешает использование и модификацию кода без требования распространения изменений обратно сообществу.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4B3B75">
        <w:rPr>
          <w:rFonts w:ascii="Times New Roman" w:hAnsi="Times New Roman" w:cs="Times New Roman"/>
          <w:sz w:val="26"/>
          <w:szCs w:val="26"/>
        </w:rPr>
        <w:t>Бесплатное ПО – это свободно распространяемое без платы за лицензию.</w:t>
      </w:r>
      <w:proofErr w:type="gramEnd"/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4B3B75">
        <w:rPr>
          <w:rFonts w:ascii="Times New Roman" w:hAnsi="Times New Roman" w:cs="Times New Roman"/>
          <w:sz w:val="26"/>
          <w:szCs w:val="26"/>
        </w:rPr>
        <w:t>Условно-бесплатное ПО – это предоставляется бесплатно, но с ограничениями.</w:t>
      </w:r>
      <w:proofErr w:type="gramEnd"/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4B3B75">
        <w:rPr>
          <w:rFonts w:ascii="Times New Roman" w:hAnsi="Times New Roman" w:cs="Times New Roman"/>
          <w:sz w:val="26"/>
          <w:szCs w:val="26"/>
        </w:rPr>
        <w:t>Коммерческое ПО – это платное, требует приобретения лицензии для легального использования.</w:t>
      </w:r>
      <w:proofErr w:type="gramEnd"/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OEM-версия – это предустановленное производителем оборудование.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BOX-версия – это коробка с диском и лицензионным ключом для самостоятельной установки.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Законодательство РФ: Нарушение авторских прав регулируется Гражданским кодексом РФ, ст. 1252, 1301 и Уголовным кодексом РФ, ст. 146.</w:t>
      </w:r>
    </w:p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Методы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Методы оценки затрат на разработку и внедрение программных продуктов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Методы оценки затрат классифицируются следующим образом:</w:t>
      </w:r>
    </w:p>
    <w:p w:rsidR="003C7BF3" w:rsidRDefault="003C7BF3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Пример 1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Методы аналогий (опытный подход) используется оценка прошлых проектов схожего масштаба и сложности. 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Основные затраты включают: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1. Заработную плату сотрудников-разработчиков.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2. Затраты на аренду офиса и техническое оснащение.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 xml:space="preserve">3. </w:t>
      </w:r>
      <w:proofErr w:type="gramStart"/>
      <w:r w:rsidRPr="004B3B75">
        <w:rPr>
          <w:rFonts w:ascii="Times New Roman" w:hAnsi="Times New Roman" w:cs="Times New Roman"/>
          <w:sz w:val="26"/>
          <w:szCs w:val="26"/>
        </w:rPr>
        <w:t>Закупку лицензий на стороннее ПО и тестирование.</w:t>
      </w:r>
      <w:proofErr w:type="gramEnd"/>
    </w:p>
    <w:p w:rsidR="005C5E84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4. Консультационные услуги и обучение персонала.</w:t>
      </w:r>
    </w:p>
    <w:p w:rsidR="00A5514F" w:rsidRPr="00A5514F" w:rsidRDefault="00A5514F" w:rsidP="00A551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5514F">
        <w:rPr>
          <w:rFonts w:ascii="Times New Roman" w:hAnsi="Times New Roman" w:cs="Times New Roman"/>
          <w:sz w:val="26"/>
          <w:szCs w:val="26"/>
        </w:rPr>
        <w:t>Предположим, ваша команда состоит из пяти опытных разработчик</w:t>
      </w:r>
      <w:r>
        <w:rPr>
          <w:rFonts w:ascii="Times New Roman" w:hAnsi="Times New Roman" w:cs="Times New Roman"/>
          <w:sz w:val="26"/>
          <w:szCs w:val="26"/>
        </w:rPr>
        <w:t>ов и двух младших специалистов.</w:t>
      </w:r>
    </w:p>
    <w:p w:rsidR="00A5514F" w:rsidRPr="00A5514F" w:rsidRDefault="00A5514F" w:rsidP="00A551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5514F">
        <w:rPr>
          <w:rFonts w:ascii="Times New Roman" w:hAnsi="Times New Roman" w:cs="Times New Roman"/>
          <w:sz w:val="26"/>
          <w:szCs w:val="26"/>
        </w:rPr>
        <w:t>Средний опытный специалист получает около ₽180 тыс. / мес.</w:t>
      </w:r>
    </w:p>
    <w:p w:rsidR="00A5514F" w:rsidRPr="00A5514F" w:rsidRDefault="00A5514F" w:rsidP="00A551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5514F">
        <w:rPr>
          <w:rFonts w:ascii="Times New Roman" w:hAnsi="Times New Roman" w:cs="Times New Roman"/>
          <w:sz w:val="26"/>
          <w:szCs w:val="26"/>
        </w:rPr>
        <w:t>Старший разработчик (опытный сотрудник): 5 × ₽180 тыс. = ₽900 тыс. / мес.</w:t>
      </w:r>
    </w:p>
    <w:p w:rsidR="00A5514F" w:rsidRPr="00A5514F" w:rsidRDefault="00A5514F" w:rsidP="00A5514F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5514F">
        <w:rPr>
          <w:rFonts w:ascii="Times New Roman" w:hAnsi="Times New Roman" w:cs="Times New Roman"/>
          <w:sz w:val="26"/>
          <w:szCs w:val="26"/>
        </w:rPr>
        <w:t>Младший разработчик (начинающий специалист): 2 × ₽100 тыс. = ₽200 тыс. / мес.</w:t>
      </w:r>
    </w:p>
    <w:p w:rsidR="00A5514F" w:rsidRPr="004B3B75" w:rsidRDefault="00A5514F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5514F">
        <w:rPr>
          <w:rFonts w:ascii="Times New Roman" w:hAnsi="Times New Roman" w:cs="Times New Roman"/>
          <w:sz w:val="26"/>
          <w:szCs w:val="26"/>
        </w:rPr>
        <w:t>Всего: ₽1,1 млн / мес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Состав пояснительной записки (ГОСТ)</w:t>
      </w:r>
    </w:p>
    <w:p w:rsidR="003C7BF3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Стандарт оформления пояснительных записок регламентируется ГОСТ 19.404-79 и ГОСТ 7.32-2001.</w:t>
      </w:r>
    </w:p>
    <w:p w:rsidR="003C7BF3" w:rsidRDefault="003C7BF3" w:rsidP="003C7BF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C7BF3" w:rsidRDefault="003C7BF3" w:rsidP="003C7BF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3C7BF3" w:rsidRDefault="003C7BF3" w:rsidP="003C7BF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Пример 2</w:t>
      </w:r>
    </w:p>
    <w:p w:rsidR="003C7BF3" w:rsidRPr="003C7BF3" w:rsidRDefault="003C7BF3" w:rsidP="003C7BF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7BF3">
        <w:rPr>
          <w:rFonts w:ascii="Times New Roman" w:hAnsi="Times New Roman" w:cs="Times New Roman"/>
          <w:sz w:val="26"/>
          <w:szCs w:val="26"/>
        </w:rPr>
        <w:t>Метод функционально-стоимостного анализа (ФСА) предполагает оценку отдельных функциональных модулей проекта, расчет затрат на разработку каждого мод</w:t>
      </w:r>
      <w:r>
        <w:rPr>
          <w:rFonts w:ascii="Times New Roman" w:hAnsi="Times New Roman" w:cs="Times New Roman"/>
          <w:sz w:val="26"/>
          <w:szCs w:val="26"/>
        </w:rPr>
        <w:t>уля и суммирование результатов.</w:t>
      </w:r>
    </w:p>
    <w:p w:rsidR="003C7BF3" w:rsidRPr="003C7BF3" w:rsidRDefault="003C7BF3" w:rsidP="003C7BF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7BF3">
        <w:rPr>
          <w:rFonts w:ascii="Times New Roman" w:hAnsi="Times New Roman" w:cs="Times New Roman"/>
          <w:sz w:val="26"/>
          <w:szCs w:val="26"/>
        </w:rPr>
        <w:t>Пример расчёта затрат с использованием метода ФСА:</w:t>
      </w:r>
    </w:p>
    <w:p w:rsidR="003C7BF3" w:rsidRPr="003C7BF3" w:rsidRDefault="003C7BF3" w:rsidP="003C7BF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7BF3">
        <w:rPr>
          <w:rFonts w:ascii="Times New Roman" w:hAnsi="Times New Roman" w:cs="Times New Roman"/>
          <w:sz w:val="26"/>
          <w:szCs w:val="26"/>
        </w:rPr>
        <w:t>Основные функции проекта:</w:t>
      </w:r>
    </w:p>
    <w:p w:rsidR="003C7BF3" w:rsidRPr="003C7BF3" w:rsidRDefault="003C7BF3" w:rsidP="003C7BF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7BF3">
        <w:rPr>
          <w:rFonts w:ascii="Times New Roman" w:hAnsi="Times New Roman" w:cs="Times New Roman"/>
          <w:sz w:val="26"/>
          <w:szCs w:val="26"/>
        </w:rPr>
        <w:t>Модуль аутентификации пользователей: 20 часов</w:t>
      </w:r>
    </w:p>
    <w:p w:rsidR="003C7BF3" w:rsidRPr="003C7BF3" w:rsidRDefault="003C7BF3" w:rsidP="003C7BF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7BF3">
        <w:rPr>
          <w:rFonts w:ascii="Times New Roman" w:hAnsi="Times New Roman" w:cs="Times New Roman"/>
          <w:sz w:val="26"/>
          <w:szCs w:val="26"/>
        </w:rPr>
        <w:t>Система платежей: 40 часов</w:t>
      </w:r>
    </w:p>
    <w:p w:rsidR="003C7BF3" w:rsidRPr="003C7BF3" w:rsidRDefault="003C7BF3" w:rsidP="003C7BF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7BF3">
        <w:rPr>
          <w:rFonts w:ascii="Times New Roman" w:hAnsi="Times New Roman" w:cs="Times New Roman"/>
          <w:sz w:val="26"/>
          <w:szCs w:val="26"/>
        </w:rPr>
        <w:t>Панель администрирования: 30 часов</w:t>
      </w:r>
    </w:p>
    <w:p w:rsidR="003C7BF3" w:rsidRPr="003C7BF3" w:rsidRDefault="003C7BF3" w:rsidP="003C7BF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7BF3">
        <w:rPr>
          <w:rFonts w:ascii="Times New Roman" w:hAnsi="Times New Roman" w:cs="Times New Roman"/>
          <w:sz w:val="26"/>
          <w:szCs w:val="26"/>
        </w:rPr>
        <w:t>Подключение API третьих лиц: 50 часов</w:t>
      </w:r>
    </w:p>
    <w:p w:rsidR="003C7BF3" w:rsidRPr="003C7BF3" w:rsidRDefault="003C7BF3" w:rsidP="003C7BF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7BF3">
        <w:rPr>
          <w:rFonts w:ascii="Times New Roman" w:hAnsi="Times New Roman" w:cs="Times New Roman"/>
          <w:sz w:val="26"/>
          <w:szCs w:val="26"/>
        </w:rPr>
        <w:t>Общ</w:t>
      </w:r>
      <w:r>
        <w:rPr>
          <w:rFonts w:ascii="Times New Roman" w:hAnsi="Times New Roman" w:cs="Times New Roman"/>
          <w:sz w:val="26"/>
          <w:szCs w:val="26"/>
        </w:rPr>
        <w:t>ее количество часов: 140 часов.</w:t>
      </w:r>
    </w:p>
    <w:p w:rsidR="003C7BF3" w:rsidRPr="003C7BF3" w:rsidRDefault="003C7BF3" w:rsidP="003C7BF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7BF3">
        <w:rPr>
          <w:rFonts w:ascii="Times New Roman" w:hAnsi="Times New Roman" w:cs="Times New Roman"/>
          <w:sz w:val="26"/>
          <w:szCs w:val="26"/>
        </w:rPr>
        <w:t>Средняя стоимость часа разработчика:</w:t>
      </w:r>
    </w:p>
    <w:p w:rsidR="003C7BF3" w:rsidRPr="003C7BF3" w:rsidRDefault="003C7BF3" w:rsidP="003C7BF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7BF3">
        <w:rPr>
          <w:rFonts w:ascii="Times New Roman" w:hAnsi="Times New Roman" w:cs="Times New Roman"/>
          <w:sz w:val="26"/>
          <w:szCs w:val="26"/>
        </w:rPr>
        <w:t>Допустим, средняя оплата труда разработчика в проекте составляет ₽6000 рублей в час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3C7BF3" w:rsidRPr="003C7BF3" w:rsidRDefault="003C7BF3" w:rsidP="003C7BF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7BF3">
        <w:rPr>
          <w:rFonts w:ascii="Times New Roman" w:hAnsi="Times New Roman" w:cs="Times New Roman"/>
          <w:sz w:val="26"/>
          <w:szCs w:val="26"/>
        </w:rPr>
        <w:t>Расходы на оплату труда:</w:t>
      </w:r>
    </w:p>
    <w:p w:rsidR="003C7BF3" w:rsidRPr="003C7BF3" w:rsidRDefault="003C7BF3" w:rsidP="003C7BF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7BF3">
        <w:rPr>
          <w:rFonts w:ascii="Times New Roman" w:hAnsi="Times New Roman" w:cs="Times New Roman"/>
          <w:sz w:val="26"/>
          <w:szCs w:val="26"/>
        </w:rPr>
        <w:t>140</w:t>
      </w:r>
      <w:r>
        <w:rPr>
          <w:rFonts w:ascii="Times New Roman" w:hAnsi="Times New Roman" w:cs="Times New Roman"/>
          <w:sz w:val="26"/>
          <w:szCs w:val="26"/>
        </w:rPr>
        <w:t xml:space="preserve"> Часов × 6000 руб./</w:t>
      </w:r>
      <w:proofErr w:type="gramStart"/>
      <w:r>
        <w:rPr>
          <w:rFonts w:ascii="Times New Roman" w:hAnsi="Times New Roman" w:cs="Times New Roman"/>
          <w:sz w:val="26"/>
          <w:szCs w:val="26"/>
        </w:rPr>
        <w:t>ч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= 840000 </w:t>
      </w:r>
      <w:r w:rsidRPr="003C7BF3">
        <w:rPr>
          <w:rFonts w:ascii="Times New Roman" w:hAnsi="Times New Roman" w:cs="Times New Roman"/>
          <w:sz w:val="26"/>
          <w:szCs w:val="26"/>
        </w:rPr>
        <w:t>руб.</w:t>
      </w:r>
    </w:p>
    <w:p w:rsidR="003C7BF3" w:rsidRPr="003C7BF3" w:rsidRDefault="003C7BF3" w:rsidP="003C7BF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7BF3">
        <w:rPr>
          <w:rFonts w:ascii="Times New Roman" w:hAnsi="Times New Roman" w:cs="Times New Roman"/>
          <w:sz w:val="26"/>
          <w:szCs w:val="26"/>
        </w:rPr>
        <w:t>140часов×6000руб./ч=840000руб.</w:t>
      </w:r>
    </w:p>
    <w:p w:rsidR="003C7BF3" w:rsidRPr="003C7BF3" w:rsidRDefault="003C7BF3" w:rsidP="003C7BF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7BF3">
        <w:rPr>
          <w:rFonts w:ascii="Times New Roman" w:hAnsi="Times New Roman" w:cs="Times New Roman"/>
          <w:sz w:val="26"/>
          <w:szCs w:val="26"/>
        </w:rPr>
        <w:t>Дополнительные расходы:</w:t>
      </w:r>
    </w:p>
    <w:p w:rsidR="003C7BF3" w:rsidRPr="003C7BF3" w:rsidRDefault="003C7BF3" w:rsidP="003C7BF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7BF3">
        <w:rPr>
          <w:rFonts w:ascii="Times New Roman" w:hAnsi="Times New Roman" w:cs="Times New Roman"/>
          <w:sz w:val="26"/>
          <w:szCs w:val="26"/>
        </w:rPr>
        <w:t>Лицензионные платежи: ₽100 тыс.</w:t>
      </w:r>
    </w:p>
    <w:p w:rsidR="003C7BF3" w:rsidRPr="003C7BF3" w:rsidRDefault="003C7BF3" w:rsidP="003C7BF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7BF3">
        <w:rPr>
          <w:rFonts w:ascii="Times New Roman" w:hAnsi="Times New Roman" w:cs="Times New Roman"/>
          <w:sz w:val="26"/>
          <w:szCs w:val="26"/>
        </w:rPr>
        <w:t>Аренда оборудования и аренда офисного пространства: ₽50 тыс.</w:t>
      </w:r>
    </w:p>
    <w:p w:rsidR="003C7BF3" w:rsidRPr="003C7BF3" w:rsidRDefault="003C7BF3" w:rsidP="003C7BF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Итого общие затраты:</w:t>
      </w:r>
    </w:p>
    <w:p w:rsidR="003C7BF3" w:rsidRPr="003C7BF3" w:rsidRDefault="003C7BF3" w:rsidP="003C7BF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840000 + 100000 + 50000= 990000 </w:t>
      </w:r>
      <w:r w:rsidRPr="003C7BF3">
        <w:rPr>
          <w:rFonts w:ascii="Times New Roman" w:hAnsi="Times New Roman" w:cs="Times New Roman"/>
          <w:sz w:val="26"/>
          <w:szCs w:val="26"/>
        </w:rPr>
        <w:t>руб.</w:t>
      </w:r>
    </w:p>
    <w:p w:rsidR="003C7BF3" w:rsidRPr="003C7BF3" w:rsidRDefault="003C7BF3" w:rsidP="003C7BF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C7BF3">
        <w:rPr>
          <w:rFonts w:ascii="Times New Roman" w:hAnsi="Times New Roman" w:cs="Times New Roman"/>
          <w:sz w:val="26"/>
          <w:szCs w:val="26"/>
        </w:rPr>
        <w:t>840000+100000+50000=990000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C7BF3">
        <w:rPr>
          <w:rFonts w:ascii="Times New Roman" w:hAnsi="Times New Roman" w:cs="Times New Roman"/>
          <w:sz w:val="26"/>
          <w:szCs w:val="26"/>
        </w:rPr>
        <w:t>руб.</w:t>
      </w:r>
    </w:p>
    <w:p w:rsidR="003C7BF3" w:rsidRPr="004B3B75" w:rsidRDefault="003C7BF3" w:rsidP="003C7BF3">
      <w:pPr>
        <w:spacing w:after="0" w:line="360" w:lineRule="auto"/>
        <w:jc w:val="both"/>
        <w:rPr>
          <w:ins w:id="9" w:author="user" w:date="2025-10-10T17:10:00Z"/>
          <w:rFonts w:ascii="Times New Roman" w:hAnsi="Times New Roman" w:cs="Times New Roman"/>
          <w:sz w:val="26"/>
          <w:szCs w:val="26"/>
        </w:rPr>
      </w:pPr>
      <w:r w:rsidRPr="003C7BF3">
        <w:rPr>
          <w:rFonts w:ascii="Times New Roman" w:hAnsi="Times New Roman" w:cs="Times New Roman"/>
          <w:sz w:val="26"/>
          <w:szCs w:val="26"/>
        </w:rPr>
        <w:t xml:space="preserve">Итоговая сумма затрат на реализацию проекта по методу ФСА составляет около </w:t>
      </w:r>
      <w:bookmarkStart w:id="10" w:name="_GoBack"/>
      <w:r w:rsidRPr="003C7BF3">
        <w:rPr>
          <w:rFonts w:ascii="Times New Roman" w:hAnsi="Times New Roman" w:cs="Times New Roman"/>
          <w:sz w:val="26"/>
          <w:szCs w:val="26"/>
        </w:rPr>
        <w:t>990 тысяч.</w:t>
      </w:r>
    </w:p>
    <w:bookmarkEnd w:id="10"/>
    <w:p w:rsidR="005C5E84" w:rsidRPr="004B3B75" w:rsidRDefault="005C5E84" w:rsidP="004B3B75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Разделы пояснительной записки.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Аннотация – это краткое изложение содержания работы, объёма текста, количества иллюстраций и формул.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Содержание – это список глав и параграфов с указанием страниц.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Введение – это постановка цели исследования, обоснование актуальности и новизны работы.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Основная часть - подробное описание проведённых исследований, результатов тестирования, спецификации программных модулей.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Заключение – это итоговая формулировка выводов, полученных в ходе исследования, рекомендации по внедрению и дальнейшим работам.</w:t>
      </w:r>
    </w:p>
    <w:p w:rsidR="005C5E84" w:rsidRPr="004B3B75" w:rsidRDefault="005C5E84" w:rsidP="004B3B7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Перечень сокращений и условных обозначений. Литература – это библиографический список использованных материалов и нормативных документов.</w:t>
      </w:r>
    </w:p>
    <w:p w:rsidR="005C5E84" w:rsidRDefault="005C5E84" w:rsidP="004B3B7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B3B75">
        <w:rPr>
          <w:rFonts w:ascii="Times New Roman" w:hAnsi="Times New Roman" w:cs="Times New Roman"/>
          <w:sz w:val="26"/>
          <w:szCs w:val="26"/>
        </w:rPr>
        <w:t>Приложения – это графики, таблицы, схемы, листинги программного кода и прочие вспомогательные материалы.</w:t>
      </w:r>
    </w:p>
    <w:p w:rsidR="00067731" w:rsidRDefault="00067731" w:rsidP="00067731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Заключение </w:t>
      </w:r>
    </w:p>
    <w:p w:rsidR="00067731" w:rsidRPr="004B3B75" w:rsidRDefault="00067731" w:rsidP="0006773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Мы крутые</w:t>
      </w:r>
    </w:p>
    <w:sectPr w:rsidR="00067731" w:rsidRPr="004B3B75" w:rsidSect="00067731">
      <w:headerReference w:type="default" r:id="rId14"/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073C" w:rsidRDefault="0037073C" w:rsidP="00067731">
      <w:pPr>
        <w:spacing w:after="0" w:line="240" w:lineRule="auto"/>
      </w:pPr>
      <w:r>
        <w:separator/>
      </w:r>
    </w:p>
  </w:endnote>
  <w:endnote w:type="continuationSeparator" w:id="0">
    <w:p w:rsidR="0037073C" w:rsidRDefault="0037073C" w:rsidP="00067731">
      <w:pPr>
        <w:spacing w:after="0" w:line="240" w:lineRule="auto"/>
      </w:pPr>
      <w:r>
        <w:continuationSeparator/>
      </w:r>
    </w:p>
  </w:endnote>
  <w:endnote w:type="continuationNotice" w:id="1">
    <w:p w:rsidR="003C7BF3" w:rsidRDefault="003C7BF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13185782"/>
      <w:docPartObj>
        <w:docPartGallery w:val="Page Numbers (Bottom of Page)"/>
        <w:docPartUnique/>
      </w:docPartObj>
    </w:sdtPr>
    <w:sdtEndPr/>
    <w:sdtContent>
      <w:p w:rsidR="0037073C" w:rsidRDefault="0037073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7BF3">
          <w:rPr>
            <w:noProof/>
          </w:rPr>
          <w:t>19</w:t>
        </w:r>
        <w:r>
          <w:fldChar w:fldCharType="end"/>
        </w:r>
      </w:p>
    </w:sdtContent>
  </w:sdt>
  <w:p w:rsidR="0037073C" w:rsidRDefault="0037073C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073C" w:rsidRDefault="0037073C" w:rsidP="00067731">
      <w:pPr>
        <w:spacing w:after="0" w:line="240" w:lineRule="auto"/>
      </w:pPr>
      <w:r>
        <w:separator/>
      </w:r>
    </w:p>
  </w:footnote>
  <w:footnote w:type="continuationSeparator" w:id="0">
    <w:p w:rsidR="0037073C" w:rsidRDefault="0037073C" w:rsidP="00067731">
      <w:pPr>
        <w:spacing w:after="0" w:line="240" w:lineRule="auto"/>
      </w:pPr>
      <w:r>
        <w:continuationSeparator/>
      </w:r>
    </w:p>
  </w:footnote>
  <w:footnote w:type="continuationNotice" w:id="1">
    <w:p w:rsidR="003C7BF3" w:rsidRDefault="003C7BF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BF3" w:rsidRDefault="003C7BF3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5C3374"/>
    <w:multiLevelType w:val="multilevel"/>
    <w:tmpl w:val="67C6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0278E4"/>
    <w:multiLevelType w:val="multilevel"/>
    <w:tmpl w:val="3B24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3E0A"/>
    <w:rsid w:val="00067731"/>
    <w:rsid w:val="00103EAA"/>
    <w:rsid w:val="0032003E"/>
    <w:rsid w:val="0037073C"/>
    <w:rsid w:val="0037365A"/>
    <w:rsid w:val="003C7BF3"/>
    <w:rsid w:val="004B3B75"/>
    <w:rsid w:val="004E4D71"/>
    <w:rsid w:val="005C5E84"/>
    <w:rsid w:val="007E4170"/>
    <w:rsid w:val="00903E0A"/>
    <w:rsid w:val="00970BCC"/>
    <w:rsid w:val="00984365"/>
    <w:rsid w:val="00A5514F"/>
    <w:rsid w:val="00DF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CAF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E84"/>
  </w:style>
  <w:style w:type="paragraph" w:styleId="1">
    <w:name w:val="heading 1"/>
    <w:basedOn w:val="a"/>
    <w:next w:val="a"/>
    <w:link w:val="10"/>
    <w:uiPriority w:val="9"/>
    <w:qFormat/>
    <w:rsid w:val="0037073C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Cs/>
      <w:color w:val="000000" w:themeColor="text1"/>
      <w:sz w:val="26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BF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BF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70B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03E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03EAA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0677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67731"/>
  </w:style>
  <w:style w:type="paragraph" w:styleId="a8">
    <w:name w:val="footer"/>
    <w:basedOn w:val="a"/>
    <w:link w:val="a9"/>
    <w:uiPriority w:val="99"/>
    <w:unhideWhenUsed/>
    <w:rsid w:val="000677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67731"/>
  </w:style>
  <w:style w:type="character" w:customStyle="1" w:styleId="10">
    <w:name w:val="Заголовок 1 Знак"/>
    <w:basedOn w:val="a0"/>
    <w:link w:val="1"/>
    <w:uiPriority w:val="9"/>
    <w:rsid w:val="0037073C"/>
    <w:rPr>
      <w:rFonts w:ascii="Times New Roman" w:eastAsiaTheme="majorEastAsia" w:hAnsi="Times New Roman" w:cstheme="majorBidi"/>
      <w:bCs/>
      <w:color w:val="000000" w:themeColor="text1"/>
      <w:sz w:val="26"/>
      <w:szCs w:val="28"/>
    </w:rPr>
  </w:style>
  <w:style w:type="paragraph" w:styleId="aa">
    <w:name w:val="TOC Heading"/>
    <w:basedOn w:val="1"/>
    <w:next w:val="a"/>
    <w:uiPriority w:val="39"/>
    <w:semiHidden/>
    <w:unhideWhenUsed/>
    <w:qFormat/>
    <w:rsid w:val="0037073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7073C"/>
    <w:pPr>
      <w:spacing w:after="100"/>
    </w:pPr>
  </w:style>
  <w:style w:type="character" w:styleId="ab">
    <w:name w:val="Hyperlink"/>
    <w:basedOn w:val="a0"/>
    <w:uiPriority w:val="99"/>
    <w:unhideWhenUsed/>
    <w:rsid w:val="0037073C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C7BF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3C7BF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">
    <w:name w:val="HTML Preformatted"/>
    <w:basedOn w:val="a"/>
    <w:link w:val="HTML0"/>
    <w:uiPriority w:val="99"/>
    <w:semiHidden/>
    <w:unhideWhenUsed/>
    <w:rsid w:val="003C7B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C7BF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dkdnuf">
    <w:name w:val="sc-dkdnuf"/>
    <w:basedOn w:val="a"/>
    <w:rsid w:val="003C7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grredi">
    <w:name w:val="sc-grredi"/>
    <w:basedOn w:val="a0"/>
    <w:rsid w:val="003C7BF3"/>
  </w:style>
  <w:style w:type="character" w:customStyle="1" w:styleId="katex-mathml">
    <w:name w:val="katex-mathml"/>
    <w:basedOn w:val="a0"/>
    <w:rsid w:val="003C7BF3"/>
  </w:style>
  <w:style w:type="character" w:customStyle="1" w:styleId="mord">
    <w:name w:val="mord"/>
    <w:basedOn w:val="a0"/>
    <w:rsid w:val="003C7BF3"/>
  </w:style>
  <w:style w:type="character" w:customStyle="1" w:styleId="mbin">
    <w:name w:val="mbin"/>
    <w:basedOn w:val="a0"/>
    <w:rsid w:val="003C7BF3"/>
  </w:style>
  <w:style w:type="character" w:customStyle="1" w:styleId="mrel">
    <w:name w:val="mrel"/>
    <w:basedOn w:val="a0"/>
    <w:rsid w:val="003C7BF3"/>
  </w:style>
  <w:style w:type="paragraph" w:styleId="ac">
    <w:name w:val="Revision"/>
    <w:hidden/>
    <w:uiPriority w:val="99"/>
    <w:semiHidden/>
    <w:rsid w:val="003C7BF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E84"/>
  </w:style>
  <w:style w:type="paragraph" w:styleId="1">
    <w:name w:val="heading 1"/>
    <w:basedOn w:val="a"/>
    <w:next w:val="a"/>
    <w:link w:val="10"/>
    <w:uiPriority w:val="9"/>
    <w:qFormat/>
    <w:rsid w:val="0037073C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Cs/>
      <w:color w:val="000000" w:themeColor="text1"/>
      <w:sz w:val="26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7BF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7BF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70B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03E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03EAA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0677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67731"/>
  </w:style>
  <w:style w:type="paragraph" w:styleId="a8">
    <w:name w:val="footer"/>
    <w:basedOn w:val="a"/>
    <w:link w:val="a9"/>
    <w:uiPriority w:val="99"/>
    <w:unhideWhenUsed/>
    <w:rsid w:val="000677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67731"/>
  </w:style>
  <w:style w:type="character" w:customStyle="1" w:styleId="10">
    <w:name w:val="Заголовок 1 Знак"/>
    <w:basedOn w:val="a0"/>
    <w:link w:val="1"/>
    <w:uiPriority w:val="9"/>
    <w:rsid w:val="0037073C"/>
    <w:rPr>
      <w:rFonts w:ascii="Times New Roman" w:eastAsiaTheme="majorEastAsia" w:hAnsi="Times New Roman" w:cstheme="majorBidi"/>
      <w:bCs/>
      <w:color w:val="000000" w:themeColor="text1"/>
      <w:sz w:val="26"/>
      <w:szCs w:val="28"/>
    </w:rPr>
  </w:style>
  <w:style w:type="paragraph" w:styleId="aa">
    <w:name w:val="TOC Heading"/>
    <w:basedOn w:val="1"/>
    <w:next w:val="a"/>
    <w:uiPriority w:val="39"/>
    <w:semiHidden/>
    <w:unhideWhenUsed/>
    <w:qFormat/>
    <w:rsid w:val="0037073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7073C"/>
    <w:pPr>
      <w:spacing w:after="100"/>
    </w:pPr>
  </w:style>
  <w:style w:type="character" w:styleId="ab">
    <w:name w:val="Hyperlink"/>
    <w:basedOn w:val="a0"/>
    <w:uiPriority w:val="99"/>
    <w:unhideWhenUsed/>
    <w:rsid w:val="0037073C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C7BF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3C7BF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">
    <w:name w:val="HTML Preformatted"/>
    <w:basedOn w:val="a"/>
    <w:link w:val="HTML0"/>
    <w:uiPriority w:val="99"/>
    <w:semiHidden/>
    <w:unhideWhenUsed/>
    <w:rsid w:val="003C7B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C7BF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dkdnuf">
    <w:name w:val="sc-dkdnuf"/>
    <w:basedOn w:val="a"/>
    <w:rsid w:val="003C7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grredi">
    <w:name w:val="sc-grredi"/>
    <w:basedOn w:val="a0"/>
    <w:rsid w:val="003C7BF3"/>
  </w:style>
  <w:style w:type="character" w:customStyle="1" w:styleId="katex-mathml">
    <w:name w:val="katex-mathml"/>
    <w:basedOn w:val="a0"/>
    <w:rsid w:val="003C7BF3"/>
  </w:style>
  <w:style w:type="character" w:customStyle="1" w:styleId="mord">
    <w:name w:val="mord"/>
    <w:basedOn w:val="a0"/>
    <w:rsid w:val="003C7BF3"/>
  </w:style>
  <w:style w:type="character" w:customStyle="1" w:styleId="mbin">
    <w:name w:val="mbin"/>
    <w:basedOn w:val="a0"/>
    <w:rsid w:val="003C7BF3"/>
  </w:style>
  <w:style w:type="character" w:customStyle="1" w:styleId="mrel">
    <w:name w:val="mrel"/>
    <w:basedOn w:val="a0"/>
    <w:rsid w:val="003C7BF3"/>
  </w:style>
  <w:style w:type="paragraph" w:styleId="ac">
    <w:name w:val="Revision"/>
    <w:hidden/>
    <w:uiPriority w:val="99"/>
    <w:semiHidden/>
    <w:rsid w:val="003C7B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12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6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3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C79B68-FCCE-47B8-A09B-9F6AE388C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20</Pages>
  <Words>3564</Words>
  <Characters>20316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2025-10-07T14:13:00Z</dcterms:created>
  <dcterms:modified xsi:type="dcterms:W3CDTF">2025-10-10T16:13:00Z</dcterms:modified>
</cp:coreProperties>
</file>